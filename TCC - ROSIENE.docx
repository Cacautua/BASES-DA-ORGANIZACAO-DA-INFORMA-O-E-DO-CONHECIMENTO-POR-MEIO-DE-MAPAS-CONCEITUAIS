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107" w:rsidRDefault="00770702" w:rsidP="00011107">
      <w:pPr>
        <w:spacing w:line="360" w:lineRule="auto"/>
        <w:jc w:val="both"/>
      </w:pPr>
      <w:bookmarkStart w:id="0" w:name="_Toc370050138"/>
      <w:r>
        <w:rPr>
          <w:noProof/>
          <w:lang w:eastAsia="pt-BR"/>
        </w:rPr>
        <mc:AlternateContent>
          <mc:Choice Requires="wps">
            <w:drawing>
              <wp:anchor distT="0" distB="0" distL="114300" distR="114300" simplePos="0" relativeHeight="251666432" behindDoc="0" locked="0" layoutInCell="1" allowOverlap="1">
                <wp:simplePos x="0" y="0"/>
                <wp:positionH relativeFrom="column">
                  <wp:posOffset>5606415</wp:posOffset>
                </wp:positionH>
                <wp:positionV relativeFrom="paragraph">
                  <wp:posOffset>-651510</wp:posOffset>
                </wp:positionV>
                <wp:extent cx="228600" cy="190500"/>
                <wp:effectExtent l="0" t="0" r="19050" b="19050"/>
                <wp:wrapNone/>
                <wp:docPr id="50" name="Retângulo 50"/>
                <wp:cNvGraphicFramePr/>
                <a:graphic xmlns:a="http://schemas.openxmlformats.org/drawingml/2006/main">
                  <a:graphicData uri="http://schemas.microsoft.com/office/word/2010/wordprocessingShape">
                    <wps:wsp>
                      <wps:cNvSpPr/>
                      <wps:spPr>
                        <a:xfrm>
                          <a:off x="0" y="0"/>
                          <a:ext cx="22860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0" o:spid="_x0000_s1026" style="position:absolute;margin-left:441.45pt;margin-top:-51.3pt;width:18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" fillcolor="white [3212]" strokecolor="white [3212]" strokeweight="2pt"/>
            </w:pict>
          </mc:Fallback>
        </mc:AlternateContent>
      </w:r>
      <w:r w:rsidR="00143A85">
        <w:rPr>
          <w:noProof/>
          <w:lang w:eastAsia="pt-BR"/>
        </w:rPr>
        <w:drawing>
          <wp:anchor distT="0" distB="0" distL="114300" distR="114300" simplePos="0" relativeHeight="251665408" behindDoc="0" locked="0" layoutInCell="1" allowOverlap="1" wp14:anchorId="2D1EAC43" wp14:editId="0CC34043">
            <wp:simplePos x="0" y="0"/>
            <wp:positionH relativeFrom="margin">
              <wp:align>center</wp:align>
            </wp:positionH>
            <wp:positionV relativeFrom="margin">
              <wp:align>top</wp:align>
            </wp:positionV>
            <wp:extent cx="6230620" cy="1052830"/>
            <wp:effectExtent l="0" t="0" r="0" b="0"/>
            <wp:wrapSquare wrapText="bothSides"/>
            <wp:docPr id="45" name="imag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0620" cy="1052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107" w:rsidRPr="006C3EBF" w:rsidRDefault="00011107" w:rsidP="00011107">
      <w:pPr>
        <w:spacing w:line="360" w:lineRule="auto"/>
        <w:jc w:val="center"/>
        <w:rPr>
          <w:rFonts w:ascii="Arial" w:hAnsi="Arial" w:cs="Arial"/>
        </w:rPr>
      </w:pPr>
      <w:r w:rsidRPr="006C3EBF">
        <w:rPr>
          <w:rFonts w:ascii="Arial" w:hAnsi="Arial" w:cs="Arial"/>
          <w:sz w:val="28"/>
          <w:szCs w:val="28"/>
        </w:rPr>
        <w:t>TECNOLOGIA EM ANÁLISE E DESENVOLVIMENTO DE SISTEMAS</w:t>
      </w: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Pr="006C3EBF" w:rsidRDefault="00011107" w:rsidP="00011107">
      <w:pPr>
        <w:spacing w:line="360" w:lineRule="auto"/>
        <w:jc w:val="center"/>
        <w:rPr>
          <w:rFonts w:ascii="Arial" w:hAnsi="Arial" w:cs="Arial"/>
        </w:rPr>
      </w:pPr>
      <w:r w:rsidRPr="006C3EBF">
        <w:rPr>
          <w:rFonts w:ascii="Arial" w:hAnsi="Arial" w:cs="Arial"/>
          <w:b/>
          <w:bCs/>
          <w:sz w:val="32"/>
          <w:szCs w:val="32"/>
        </w:rPr>
        <w:t>ROSIENE ARAUJO DA SILVA</w:t>
      </w: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Pr="006C3EBF" w:rsidRDefault="00011107" w:rsidP="00011107">
      <w:pPr>
        <w:spacing w:line="360" w:lineRule="auto"/>
        <w:jc w:val="center"/>
        <w:rPr>
          <w:rFonts w:ascii="Arial" w:hAnsi="Arial" w:cs="Arial"/>
        </w:rPr>
      </w:pPr>
      <w:r w:rsidRPr="006C3EBF">
        <w:rPr>
          <w:rFonts w:ascii="Arial" w:hAnsi="Arial" w:cs="Arial"/>
          <w:b/>
          <w:bCs/>
          <w:sz w:val="32"/>
          <w:szCs w:val="32"/>
        </w:rPr>
        <w:t>BASES DA ORGANIZAÇÃO DA INFORMAÇÃO E DO CONHECIMENTO POR MEIO DE MAPAS CONCEITUAIS - UM ESTUDO DE CASO COM APLICAÇÃO EM PORTAL INSTITUCIONAL.</w:t>
      </w:r>
    </w:p>
    <w:p w:rsidR="00011107" w:rsidRDefault="00011107" w:rsidP="00011107">
      <w:pPr>
        <w:spacing w:line="360" w:lineRule="auto"/>
        <w:jc w:val="center"/>
      </w:pPr>
    </w:p>
    <w:p w:rsidR="00011107" w:rsidRDefault="00011107" w:rsidP="00011107">
      <w:pPr>
        <w:spacing w:line="360" w:lineRule="auto"/>
        <w:jc w:val="both"/>
      </w:pPr>
    </w:p>
    <w:p w:rsidR="00011107" w:rsidRDefault="00011107" w:rsidP="00011107">
      <w:pPr>
        <w:spacing w:line="360" w:lineRule="auto"/>
        <w:jc w:val="both"/>
      </w:pPr>
    </w:p>
    <w:p w:rsidR="00011107" w:rsidRDefault="00011107" w:rsidP="00011107">
      <w:pPr>
        <w:spacing w:line="360" w:lineRule="auto"/>
        <w:jc w:val="both"/>
      </w:pPr>
    </w:p>
    <w:p w:rsidR="00011107" w:rsidRPr="006C3EBF" w:rsidRDefault="00011107" w:rsidP="00011107">
      <w:pPr>
        <w:spacing w:line="240" w:lineRule="auto"/>
        <w:jc w:val="center"/>
        <w:rPr>
          <w:rFonts w:ascii="Arial" w:hAnsi="Arial" w:cs="Arial"/>
        </w:rPr>
      </w:pPr>
      <w:r w:rsidRPr="006C3EBF">
        <w:rPr>
          <w:rFonts w:ascii="Arial" w:hAnsi="Arial" w:cs="Arial"/>
          <w:sz w:val="24"/>
          <w:szCs w:val="24"/>
        </w:rPr>
        <w:t>Ivaiporã</w:t>
      </w:r>
    </w:p>
    <w:p w:rsidR="00011107" w:rsidRPr="00011107" w:rsidRDefault="00011107" w:rsidP="00011107">
      <w:pPr>
        <w:spacing w:line="240" w:lineRule="auto"/>
        <w:jc w:val="center"/>
        <w:rPr>
          <w:rFonts w:ascii="Arial" w:hAnsi="Arial" w:cs="Arial"/>
          <w:sz w:val="24"/>
          <w:szCs w:val="24"/>
        </w:rPr>
      </w:pPr>
      <w:r w:rsidRPr="006C3EBF">
        <w:rPr>
          <w:rFonts w:ascii="Arial" w:hAnsi="Arial" w:cs="Arial"/>
          <w:sz w:val="24"/>
          <w:szCs w:val="24"/>
        </w:rPr>
        <w:t>2013</w:t>
      </w:r>
    </w:p>
    <w:p w:rsidR="00011107" w:rsidRDefault="00143A85" w:rsidP="00011107">
      <w:pPr>
        <w:spacing w:line="360" w:lineRule="auto"/>
        <w:jc w:val="center"/>
      </w:pPr>
      <w:r>
        <w:rPr>
          <w:noProof/>
          <w:lang w:eastAsia="pt-BR"/>
        </w:rPr>
        <w:drawing>
          <wp:inline distT="0" distB="0" distL="0" distR="0" wp14:anchorId="39850D7A" wp14:editId="4062D192">
            <wp:extent cx="6000750" cy="219075"/>
            <wp:effectExtent l="0" t="0" r="0" b="0"/>
            <wp:docPr id="1" name="imag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219075"/>
                    </a:xfrm>
                    <a:prstGeom prst="rect">
                      <a:avLst/>
                    </a:prstGeom>
                    <a:noFill/>
                    <a:ln>
                      <a:noFill/>
                    </a:ln>
                  </pic:spPr>
                </pic:pic>
              </a:graphicData>
            </a:graphic>
          </wp:inline>
        </w:drawing>
      </w:r>
    </w:p>
    <w:p w:rsidR="00011107" w:rsidRPr="006C3EBF" w:rsidRDefault="00770702" w:rsidP="00011107">
      <w:pPr>
        <w:spacing w:line="360" w:lineRule="auto"/>
        <w:jc w:val="center"/>
        <w:rPr>
          <w:rFonts w:ascii="Arial" w:hAnsi="Arial" w:cs="Arial"/>
        </w:rPr>
      </w:pPr>
      <w:r>
        <w:rPr>
          <w:rFonts w:ascii="Arial" w:hAnsi="Arial" w:cs="Arial"/>
          <w:noProof/>
          <w:sz w:val="32"/>
          <w:szCs w:val="32"/>
          <w:lang w:eastAsia="pt-BR"/>
        </w:rPr>
        <w:lastRenderedPageBreak/>
        <mc:AlternateContent>
          <mc:Choice Requires="wps">
            <w:drawing>
              <wp:anchor distT="0" distB="0" distL="114300" distR="114300" simplePos="0" relativeHeight="251667456" behindDoc="0" locked="0" layoutInCell="1" allowOverlap="1">
                <wp:simplePos x="0" y="0"/>
                <wp:positionH relativeFrom="column">
                  <wp:posOffset>5615940</wp:posOffset>
                </wp:positionH>
                <wp:positionV relativeFrom="paragraph">
                  <wp:posOffset>-680085</wp:posOffset>
                </wp:positionV>
                <wp:extent cx="209550" cy="21907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20955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1" o:spid="_x0000_s1026" style="position:absolute;margin-left:442.2pt;margin-top:-53.55pt;width:16.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" fillcolor="white [3212]" strokecolor="white [3212]" strokeweight="2pt"/>
            </w:pict>
          </mc:Fallback>
        </mc:AlternateContent>
      </w:r>
      <w:r w:rsidR="00011107" w:rsidRPr="006C3EBF">
        <w:rPr>
          <w:rFonts w:ascii="Arial" w:hAnsi="Arial" w:cs="Arial"/>
          <w:sz w:val="32"/>
          <w:szCs w:val="32"/>
        </w:rPr>
        <w:t>ROSIENE ARAUJO DA SILVA</w:t>
      </w: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Pr="006C3EBF" w:rsidRDefault="00011107" w:rsidP="00011107">
      <w:pPr>
        <w:spacing w:line="360" w:lineRule="auto"/>
        <w:jc w:val="center"/>
        <w:rPr>
          <w:rFonts w:ascii="Arial" w:hAnsi="Arial" w:cs="Arial"/>
        </w:rPr>
      </w:pPr>
      <w:r w:rsidRPr="006C3EBF">
        <w:rPr>
          <w:rFonts w:ascii="Arial" w:hAnsi="Arial" w:cs="Arial"/>
          <w:b/>
          <w:bCs/>
          <w:sz w:val="32"/>
          <w:szCs w:val="32"/>
        </w:rPr>
        <w:t>BASES DA ORGANIZAÇÃO DA INFORMAÇÃO E DO CONHECIMENTO POR MEIO DE MAPAS CONCEITUAIS - UM ESTUDO DE CASO COM APLICAÇÃO EM PORTAL INSTITUCIONAL.</w:t>
      </w:r>
    </w:p>
    <w:p w:rsidR="00011107" w:rsidRDefault="00011107" w:rsidP="00011107">
      <w:pPr>
        <w:spacing w:line="360" w:lineRule="auto"/>
        <w:jc w:val="both"/>
      </w:pPr>
    </w:p>
    <w:p w:rsidR="00011107" w:rsidRDefault="00011107" w:rsidP="00011107">
      <w:pPr>
        <w:spacing w:line="360" w:lineRule="auto"/>
        <w:jc w:val="both"/>
      </w:pPr>
    </w:p>
    <w:p w:rsidR="00011107" w:rsidRDefault="00011107" w:rsidP="00011107">
      <w:pPr>
        <w:spacing w:line="360" w:lineRule="auto"/>
        <w:jc w:val="both"/>
      </w:pPr>
    </w:p>
    <w:p w:rsidR="00011107" w:rsidRPr="006C3EBF" w:rsidRDefault="00011107" w:rsidP="00011107">
      <w:pPr>
        <w:ind w:left="5040"/>
        <w:jc w:val="both"/>
        <w:rPr>
          <w:rFonts w:ascii="Arial" w:hAnsi="Arial" w:cs="Arial"/>
        </w:rPr>
      </w:pPr>
      <w:r w:rsidRPr="006C3EBF">
        <w:rPr>
          <w:rFonts w:ascii="Arial" w:hAnsi="Arial" w:cs="Arial"/>
          <w:sz w:val="24"/>
          <w:szCs w:val="24"/>
        </w:rPr>
        <w:t>Trabalho de Conclusão de Curso apresentado ao Curso de Tecnologia em Análise e Desenvolvimento de Sistemas das Faculdades Integradas do Vale do Ivaí – UNIVALE, como requisito parcial à obtenção do título de Tecnóloga em Análise e Desenvolvimento de Sistemas.</w:t>
      </w:r>
    </w:p>
    <w:p w:rsidR="00011107" w:rsidRPr="006C3EBF" w:rsidRDefault="00011107" w:rsidP="00011107">
      <w:pPr>
        <w:spacing w:line="360" w:lineRule="auto"/>
        <w:ind w:left="5760"/>
        <w:jc w:val="both"/>
        <w:rPr>
          <w:rFonts w:ascii="Arial" w:hAnsi="Arial" w:cs="Arial"/>
        </w:rPr>
      </w:pPr>
    </w:p>
    <w:p w:rsidR="00011107" w:rsidRPr="006C3EBF" w:rsidRDefault="00011107" w:rsidP="00011107">
      <w:pPr>
        <w:spacing w:line="360" w:lineRule="auto"/>
        <w:ind w:left="5040"/>
        <w:jc w:val="both"/>
        <w:rPr>
          <w:rFonts w:ascii="Arial" w:hAnsi="Arial" w:cs="Arial"/>
          <w:sz w:val="24"/>
          <w:szCs w:val="24"/>
        </w:rPr>
      </w:pPr>
      <w:r w:rsidRPr="006C3EBF">
        <w:rPr>
          <w:rFonts w:ascii="Arial" w:hAnsi="Arial" w:cs="Arial"/>
          <w:sz w:val="24"/>
          <w:szCs w:val="24"/>
        </w:rPr>
        <w:t>Professor: José Carlos Francisco dos Santos.</w:t>
      </w:r>
    </w:p>
    <w:p w:rsidR="00011107" w:rsidRDefault="00011107" w:rsidP="00011107">
      <w:pPr>
        <w:spacing w:line="360" w:lineRule="auto"/>
        <w:jc w:val="both"/>
      </w:pPr>
    </w:p>
    <w:p w:rsidR="00011107" w:rsidRDefault="00011107" w:rsidP="00011107">
      <w:pPr>
        <w:spacing w:line="360" w:lineRule="auto"/>
        <w:jc w:val="both"/>
      </w:pPr>
    </w:p>
    <w:p w:rsidR="00011107" w:rsidRDefault="00011107" w:rsidP="00011107">
      <w:pPr>
        <w:spacing w:line="360" w:lineRule="auto"/>
        <w:jc w:val="both"/>
      </w:pPr>
    </w:p>
    <w:p w:rsidR="00011107" w:rsidRPr="006C3EBF" w:rsidRDefault="00011107" w:rsidP="00011107">
      <w:pPr>
        <w:spacing w:line="360" w:lineRule="auto"/>
        <w:jc w:val="center"/>
        <w:rPr>
          <w:rFonts w:ascii="Arial" w:hAnsi="Arial" w:cs="Arial"/>
        </w:rPr>
      </w:pPr>
      <w:r w:rsidRPr="006C3EBF">
        <w:rPr>
          <w:rFonts w:ascii="Arial" w:hAnsi="Arial" w:cs="Arial"/>
          <w:sz w:val="24"/>
          <w:szCs w:val="24"/>
        </w:rPr>
        <w:t>Ivaiporã</w:t>
      </w:r>
    </w:p>
    <w:p w:rsidR="00011107" w:rsidRDefault="00011107" w:rsidP="00011107">
      <w:pPr>
        <w:spacing w:line="360" w:lineRule="auto"/>
        <w:jc w:val="center"/>
        <w:rPr>
          <w:rFonts w:ascii="Arial" w:hAnsi="Arial" w:cs="Arial"/>
          <w:sz w:val="24"/>
          <w:szCs w:val="24"/>
        </w:rPr>
      </w:pPr>
      <w:r w:rsidRPr="006C3EBF">
        <w:rPr>
          <w:rFonts w:ascii="Arial" w:hAnsi="Arial" w:cs="Arial"/>
          <w:sz w:val="24"/>
          <w:szCs w:val="24"/>
        </w:rPr>
        <w:t>2013</w:t>
      </w:r>
    </w:p>
    <w:p w:rsidR="00011107" w:rsidRPr="006C3EBF" w:rsidRDefault="00770702" w:rsidP="00011107">
      <w:pPr>
        <w:spacing w:line="360" w:lineRule="auto"/>
        <w:jc w:val="center"/>
        <w:rPr>
          <w:rFonts w:ascii="Arial" w:hAnsi="Arial" w:cs="Arial"/>
          <w:sz w:val="28"/>
          <w:szCs w:val="28"/>
        </w:rPr>
      </w:pPr>
      <w:r>
        <w:rPr>
          <w:rFonts w:ascii="Arial" w:hAnsi="Arial" w:cs="Arial"/>
          <w:noProof/>
          <w:sz w:val="28"/>
          <w:szCs w:val="28"/>
          <w:lang w:eastAsia="pt-BR"/>
        </w:rPr>
        <w:lastRenderedPageBreak/>
        <mc:AlternateContent>
          <mc:Choice Requires="wps">
            <w:drawing>
              <wp:anchor distT="0" distB="0" distL="114300" distR="114300" simplePos="0" relativeHeight="251668480" behindDoc="0" locked="0" layoutInCell="1" allowOverlap="1">
                <wp:simplePos x="0" y="0"/>
                <wp:positionH relativeFrom="column">
                  <wp:posOffset>5654040</wp:posOffset>
                </wp:positionH>
                <wp:positionV relativeFrom="paragraph">
                  <wp:posOffset>-632460</wp:posOffset>
                </wp:positionV>
                <wp:extent cx="142875" cy="15240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42875"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2" o:spid="_x0000_s1026" style="position:absolute;margin-left:445.2pt;margin-top:-49.8pt;width:11.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" fillcolor="white [3212]" strokecolor="white [3212]" strokeweight="2pt"/>
            </w:pict>
          </mc:Fallback>
        </mc:AlternateContent>
      </w:r>
      <w:r w:rsidR="00011107" w:rsidRPr="006C3EBF">
        <w:rPr>
          <w:rFonts w:ascii="Arial" w:hAnsi="Arial" w:cs="Arial"/>
          <w:sz w:val="28"/>
          <w:szCs w:val="28"/>
        </w:rPr>
        <w:t>ROSIENE ARAÚJO DA SILVA</w:t>
      </w:r>
    </w:p>
    <w:p w:rsidR="00011107" w:rsidRPr="006C3EBF" w:rsidRDefault="00011107" w:rsidP="00011107">
      <w:pPr>
        <w:spacing w:line="360" w:lineRule="auto"/>
        <w:jc w:val="center"/>
        <w:rPr>
          <w:rFonts w:ascii="Arial" w:hAnsi="Arial" w:cs="Arial"/>
          <w:sz w:val="28"/>
          <w:szCs w:val="28"/>
        </w:rPr>
      </w:pPr>
    </w:p>
    <w:p w:rsidR="00011107" w:rsidRPr="006C3EBF" w:rsidRDefault="00011107" w:rsidP="00011107">
      <w:pPr>
        <w:spacing w:line="360" w:lineRule="auto"/>
        <w:jc w:val="center"/>
        <w:rPr>
          <w:rFonts w:ascii="Arial" w:hAnsi="Arial" w:cs="Arial"/>
        </w:rPr>
      </w:pPr>
      <w:r w:rsidRPr="006C3EBF">
        <w:rPr>
          <w:rFonts w:ascii="Arial" w:hAnsi="Arial" w:cs="Arial"/>
          <w:b/>
          <w:bCs/>
          <w:sz w:val="28"/>
          <w:szCs w:val="28"/>
        </w:rPr>
        <w:t>BASES DA ORGANIZAÇÃO DA INFORMAÇÃO E DO CONHECIMENTO POR MEIO DE MAPAS CONCEITUAIS - UM ESTUDO DE CASO COM APLICAÇÃO EM PORTAL INSTITUCIONAL.</w:t>
      </w:r>
    </w:p>
    <w:p w:rsidR="00011107" w:rsidRPr="006C3EBF" w:rsidRDefault="00011107" w:rsidP="00011107">
      <w:pPr>
        <w:spacing w:line="360" w:lineRule="auto"/>
        <w:jc w:val="center"/>
        <w:rPr>
          <w:rFonts w:ascii="Arial" w:hAnsi="Arial" w:cs="Arial"/>
        </w:rPr>
      </w:pPr>
    </w:p>
    <w:p w:rsidR="00011107" w:rsidRPr="006C3EBF" w:rsidRDefault="00011107" w:rsidP="00011107">
      <w:pPr>
        <w:tabs>
          <w:tab w:val="left" w:pos="-3261"/>
        </w:tabs>
        <w:spacing w:after="0" w:line="240" w:lineRule="auto"/>
        <w:ind w:left="5103"/>
        <w:jc w:val="both"/>
        <w:rPr>
          <w:rFonts w:ascii="Arial" w:hAnsi="Arial" w:cs="Arial"/>
          <w:sz w:val="24"/>
          <w:szCs w:val="24"/>
        </w:rPr>
      </w:pPr>
      <w:r w:rsidRPr="006C3EBF">
        <w:rPr>
          <w:rFonts w:ascii="Arial" w:hAnsi="Arial" w:cs="Arial"/>
          <w:sz w:val="24"/>
          <w:szCs w:val="24"/>
        </w:rPr>
        <w:t>Trabalho de Conclusão de Curso apresentado ao curso de Tecnologia em Análise e Desenvolvimento de Sistemas das Faculdades Integradas do Vale do Ivaí – UNIVALE, como requisito parcial à obtenção do título de Tecnólogo em Análise e Desenvolvimento de Sistemas, com nota final igual a ______, conferida pela Banca Examinadora, formada pelos professores:</w:t>
      </w:r>
    </w:p>
    <w:p w:rsidR="00011107" w:rsidRPr="006C3EBF" w:rsidRDefault="00011107" w:rsidP="00011107">
      <w:pPr>
        <w:tabs>
          <w:tab w:val="left" w:pos="-3261"/>
        </w:tabs>
        <w:spacing w:after="0" w:line="240" w:lineRule="auto"/>
        <w:ind w:left="5103"/>
        <w:jc w:val="both"/>
        <w:rPr>
          <w:rFonts w:ascii="Arial" w:hAnsi="Arial" w:cs="Arial"/>
          <w:sz w:val="24"/>
          <w:szCs w:val="24"/>
        </w:rPr>
      </w:pPr>
    </w:p>
    <w:p w:rsidR="00011107" w:rsidRPr="006C3EBF" w:rsidRDefault="00011107" w:rsidP="00011107">
      <w:pPr>
        <w:tabs>
          <w:tab w:val="left" w:pos="-3261"/>
        </w:tabs>
        <w:spacing w:after="0" w:line="240" w:lineRule="auto"/>
        <w:ind w:left="5103"/>
        <w:jc w:val="both"/>
        <w:rPr>
          <w:rFonts w:ascii="Arial" w:hAnsi="Arial" w:cs="Arial"/>
          <w:b/>
          <w:sz w:val="24"/>
          <w:szCs w:val="24"/>
        </w:rPr>
      </w:pPr>
      <w:r w:rsidRPr="006C3EBF">
        <w:rPr>
          <w:rFonts w:ascii="Arial" w:hAnsi="Arial" w:cs="Arial"/>
          <w:b/>
          <w:sz w:val="24"/>
          <w:szCs w:val="24"/>
        </w:rPr>
        <w:t>COMISSÃO EXAMINADORA</w:t>
      </w:r>
    </w:p>
    <w:p w:rsidR="00011107" w:rsidRPr="006C3EBF" w:rsidRDefault="00011107" w:rsidP="00011107">
      <w:pPr>
        <w:tabs>
          <w:tab w:val="left" w:pos="-3261"/>
        </w:tabs>
        <w:spacing w:after="0" w:line="240" w:lineRule="auto"/>
        <w:ind w:left="5103"/>
        <w:jc w:val="both"/>
        <w:rPr>
          <w:rFonts w:ascii="Arial" w:hAnsi="Arial" w:cs="Arial"/>
          <w:b/>
          <w:sz w:val="24"/>
          <w:szCs w:val="24"/>
        </w:rPr>
      </w:pPr>
    </w:p>
    <w:p w:rsidR="00011107" w:rsidRPr="006C3EBF" w:rsidRDefault="00011107" w:rsidP="00011107">
      <w:pPr>
        <w:tabs>
          <w:tab w:val="left" w:pos="-3261"/>
        </w:tabs>
        <w:spacing w:after="0" w:line="240" w:lineRule="auto"/>
        <w:ind w:left="5103"/>
        <w:jc w:val="both"/>
        <w:rPr>
          <w:rFonts w:ascii="Arial" w:hAnsi="Arial" w:cs="Arial"/>
          <w:b/>
          <w:sz w:val="24"/>
          <w:szCs w:val="24"/>
        </w:rPr>
      </w:pPr>
    </w:p>
    <w:p w:rsidR="00011107" w:rsidRPr="006C3EBF" w:rsidRDefault="00011107" w:rsidP="00011107">
      <w:pPr>
        <w:tabs>
          <w:tab w:val="left" w:pos="-3261"/>
        </w:tabs>
        <w:spacing w:after="0" w:line="240" w:lineRule="auto"/>
        <w:ind w:left="5103"/>
        <w:jc w:val="both"/>
        <w:rPr>
          <w:rFonts w:ascii="Arial" w:hAnsi="Arial" w:cs="Arial"/>
          <w:b/>
          <w:sz w:val="24"/>
          <w:szCs w:val="24"/>
        </w:rPr>
      </w:pPr>
    </w:p>
    <w:p w:rsidR="00011107" w:rsidRPr="006C3EBF" w:rsidRDefault="00011107" w:rsidP="00011107">
      <w:pPr>
        <w:tabs>
          <w:tab w:val="left" w:pos="-3261"/>
        </w:tabs>
        <w:spacing w:after="0" w:line="240" w:lineRule="auto"/>
        <w:ind w:left="4536"/>
        <w:jc w:val="both"/>
        <w:rPr>
          <w:rFonts w:ascii="Arial" w:hAnsi="Arial" w:cs="Arial"/>
          <w:sz w:val="24"/>
          <w:szCs w:val="24"/>
        </w:rPr>
      </w:pPr>
      <w:r w:rsidRPr="006C3EBF">
        <w:rPr>
          <w:rFonts w:ascii="Arial" w:hAnsi="Arial" w:cs="Arial"/>
          <w:sz w:val="24"/>
          <w:szCs w:val="24"/>
        </w:rPr>
        <w:t>____________________________</w:t>
      </w:r>
      <w:r>
        <w:rPr>
          <w:rFonts w:ascii="Arial" w:hAnsi="Arial" w:cs="Arial"/>
          <w:sz w:val="24"/>
          <w:szCs w:val="24"/>
        </w:rPr>
        <w:t>_</w:t>
      </w:r>
      <w:r w:rsidRPr="006C3EBF">
        <w:rPr>
          <w:rFonts w:ascii="Arial" w:hAnsi="Arial" w:cs="Arial"/>
          <w:sz w:val="24"/>
          <w:szCs w:val="24"/>
        </w:rPr>
        <w:br/>
      </w:r>
      <w:r w:rsidRPr="006C3EBF">
        <w:rPr>
          <w:rFonts w:ascii="Arial" w:hAnsi="Arial" w:cs="Arial"/>
          <w:sz w:val="24"/>
          <w:szCs w:val="24"/>
        </w:rPr>
        <w:br/>
      </w:r>
    </w:p>
    <w:p w:rsidR="00011107" w:rsidRPr="006C3EBF" w:rsidRDefault="00011107" w:rsidP="00011107">
      <w:pPr>
        <w:tabs>
          <w:tab w:val="left" w:pos="-3261"/>
        </w:tabs>
        <w:spacing w:after="0" w:line="240" w:lineRule="auto"/>
        <w:ind w:left="5103"/>
        <w:jc w:val="both"/>
        <w:rPr>
          <w:rFonts w:ascii="Arial" w:hAnsi="Arial" w:cs="Arial"/>
          <w:sz w:val="24"/>
          <w:szCs w:val="24"/>
        </w:rPr>
      </w:pPr>
    </w:p>
    <w:p w:rsidR="00011107" w:rsidRPr="006C3EBF" w:rsidRDefault="00011107" w:rsidP="00011107">
      <w:pPr>
        <w:tabs>
          <w:tab w:val="left" w:pos="-3261"/>
        </w:tabs>
        <w:spacing w:after="0" w:line="240" w:lineRule="auto"/>
        <w:ind w:left="4536"/>
        <w:jc w:val="both"/>
        <w:rPr>
          <w:rFonts w:ascii="Arial" w:hAnsi="Arial" w:cs="Arial"/>
          <w:sz w:val="24"/>
          <w:szCs w:val="24"/>
        </w:rPr>
      </w:pPr>
      <w:r w:rsidRPr="006C3EBF">
        <w:rPr>
          <w:rFonts w:ascii="Arial" w:hAnsi="Arial" w:cs="Arial"/>
          <w:sz w:val="24"/>
          <w:szCs w:val="24"/>
        </w:rPr>
        <w:br/>
        <w:t>____________________________</w:t>
      </w:r>
      <w:r>
        <w:rPr>
          <w:rFonts w:ascii="Arial" w:hAnsi="Arial" w:cs="Arial"/>
          <w:sz w:val="24"/>
          <w:szCs w:val="24"/>
        </w:rPr>
        <w:t>_</w:t>
      </w:r>
      <w:r w:rsidRPr="006C3EBF">
        <w:rPr>
          <w:rFonts w:ascii="Arial" w:hAnsi="Arial" w:cs="Arial"/>
          <w:sz w:val="24"/>
          <w:szCs w:val="24"/>
        </w:rPr>
        <w:br/>
      </w:r>
    </w:p>
    <w:p w:rsidR="00011107" w:rsidRPr="006C3EBF" w:rsidRDefault="00011107" w:rsidP="00011107">
      <w:pPr>
        <w:tabs>
          <w:tab w:val="left" w:pos="-3261"/>
        </w:tabs>
        <w:spacing w:after="0" w:line="240" w:lineRule="auto"/>
        <w:ind w:left="5103"/>
        <w:jc w:val="both"/>
        <w:rPr>
          <w:rFonts w:ascii="Arial" w:hAnsi="Arial" w:cs="Arial"/>
          <w:sz w:val="24"/>
          <w:szCs w:val="24"/>
        </w:rPr>
      </w:pPr>
    </w:p>
    <w:p w:rsidR="00011107" w:rsidRPr="006C3EBF" w:rsidRDefault="00011107" w:rsidP="00011107">
      <w:pPr>
        <w:tabs>
          <w:tab w:val="left" w:pos="-3261"/>
        </w:tabs>
        <w:spacing w:after="0" w:line="240" w:lineRule="auto"/>
        <w:ind w:left="5103"/>
        <w:jc w:val="both"/>
        <w:rPr>
          <w:rFonts w:ascii="Arial" w:hAnsi="Arial" w:cs="Arial"/>
          <w:sz w:val="24"/>
          <w:szCs w:val="24"/>
        </w:rPr>
      </w:pPr>
    </w:p>
    <w:p w:rsidR="00011107" w:rsidRDefault="00011107" w:rsidP="00011107">
      <w:pPr>
        <w:tabs>
          <w:tab w:val="left" w:pos="-3261"/>
        </w:tabs>
        <w:spacing w:after="0" w:line="240" w:lineRule="auto"/>
        <w:ind w:left="4536"/>
        <w:jc w:val="both"/>
        <w:rPr>
          <w:sz w:val="24"/>
          <w:szCs w:val="24"/>
        </w:rPr>
      </w:pPr>
      <w:r w:rsidRPr="006C3EBF">
        <w:rPr>
          <w:rFonts w:ascii="Arial" w:hAnsi="Arial" w:cs="Arial"/>
          <w:sz w:val="24"/>
          <w:szCs w:val="24"/>
        </w:rPr>
        <w:br/>
        <w:t>____________________________</w:t>
      </w:r>
      <w:r>
        <w:rPr>
          <w:rFonts w:ascii="Arial" w:hAnsi="Arial" w:cs="Arial"/>
          <w:sz w:val="24"/>
          <w:szCs w:val="24"/>
        </w:rPr>
        <w:t>_</w:t>
      </w:r>
    </w:p>
    <w:p w:rsidR="00011107" w:rsidRDefault="00011107" w:rsidP="00011107">
      <w:pPr>
        <w:tabs>
          <w:tab w:val="left" w:pos="-3261"/>
        </w:tabs>
        <w:spacing w:after="0" w:line="240" w:lineRule="auto"/>
        <w:ind w:left="5103"/>
        <w:jc w:val="both"/>
        <w:rPr>
          <w:sz w:val="24"/>
          <w:szCs w:val="24"/>
        </w:rPr>
      </w:pPr>
    </w:p>
    <w:p w:rsidR="00011107" w:rsidRDefault="00011107" w:rsidP="00011107">
      <w:pPr>
        <w:tabs>
          <w:tab w:val="left" w:pos="-3261"/>
        </w:tabs>
        <w:spacing w:after="0" w:line="240" w:lineRule="auto"/>
        <w:ind w:left="5103"/>
        <w:jc w:val="both"/>
        <w:rPr>
          <w:sz w:val="24"/>
          <w:szCs w:val="24"/>
        </w:rPr>
      </w:pPr>
    </w:p>
    <w:p w:rsidR="00011107" w:rsidRDefault="00011107" w:rsidP="00011107">
      <w:pPr>
        <w:tabs>
          <w:tab w:val="left" w:pos="-3261"/>
        </w:tabs>
        <w:spacing w:after="0" w:line="240" w:lineRule="auto"/>
        <w:ind w:left="5103"/>
        <w:jc w:val="both"/>
        <w:rPr>
          <w:sz w:val="24"/>
          <w:szCs w:val="24"/>
        </w:rPr>
      </w:pPr>
    </w:p>
    <w:p w:rsidR="00011107" w:rsidRDefault="00011107" w:rsidP="00011107">
      <w:pPr>
        <w:tabs>
          <w:tab w:val="left" w:pos="-3261"/>
        </w:tabs>
        <w:spacing w:after="0" w:line="240" w:lineRule="auto"/>
        <w:ind w:left="5103"/>
        <w:jc w:val="both"/>
        <w:rPr>
          <w:sz w:val="24"/>
          <w:szCs w:val="24"/>
        </w:rPr>
      </w:pPr>
    </w:p>
    <w:p w:rsidR="00011107" w:rsidRDefault="00011107" w:rsidP="00011107">
      <w:pPr>
        <w:tabs>
          <w:tab w:val="left" w:pos="-3261"/>
        </w:tabs>
        <w:spacing w:after="0" w:line="240" w:lineRule="auto"/>
        <w:ind w:left="5103"/>
        <w:jc w:val="both"/>
        <w:rPr>
          <w:sz w:val="24"/>
          <w:szCs w:val="24"/>
        </w:rPr>
      </w:pPr>
    </w:p>
    <w:p w:rsidR="00011107" w:rsidRPr="006C3EBF" w:rsidRDefault="00011107" w:rsidP="00011107">
      <w:pPr>
        <w:spacing w:line="360" w:lineRule="auto"/>
        <w:jc w:val="right"/>
        <w:rPr>
          <w:rFonts w:ascii="Arial" w:hAnsi="Arial" w:cs="Arial"/>
        </w:rPr>
      </w:pPr>
      <w:r w:rsidRPr="006C3EBF">
        <w:rPr>
          <w:rFonts w:ascii="Arial" w:hAnsi="Arial" w:cs="Arial"/>
          <w:sz w:val="24"/>
          <w:szCs w:val="24"/>
        </w:rPr>
        <w:t xml:space="preserve">Ivaiporã, ____ de __________________ </w:t>
      </w:r>
      <w:proofErr w:type="spellStart"/>
      <w:r w:rsidRPr="006C3EBF">
        <w:rPr>
          <w:rFonts w:ascii="Arial" w:hAnsi="Arial" w:cs="Arial"/>
          <w:sz w:val="24"/>
          <w:szCs w:val="24"/>
        </w:rPr>
        <w:t>de</w:t>
      </w:r>
      <w:proofErr w:type="spellEnd"/>
      <w:r w:rsidRPr="006C3EBF">
        <w:rPr>
          <w:rFonts w:ascii="Arial" w:hAnsi="Arial" w:cs="Arial"/>
          <w:sz w:val="24"/>
          <w:szCs w:val="24"/>
        </w:rPr>
        <w:t xml:space="preserve"> 2013.</w:t>
      </w:r>
    </w:p>
    <w:p w:rsidR="00011107" w:rsidRPr="0019227C" w:rsidRDefault="00011107" w:rsidP="00011107">
      <w:pPr>
        <w:tabs>
          <w:tab w:val="left" w:pos="-3261"/>
        </w:tabs>
        <w:spacing w:after="0" w:line="240" w:lineRule="auto"/>
        <w:ind w:left="5103"/>
        <w:jc w:val="both"/>
        <w:rPr>
          <w:sz w:val="24"/>
          <w:szCs w:val="24"/>
        </w:rPr>
      </w:pPr>
    </w:p>
    <w:p w:rsidR="00011107" w:rsidRDefault="00011107" w:rsidP="00011107">
      <w:pPr>
        <w:spacing w:line="360" w:lineRule="auto"/>
        <w:ind w:left="5040"/>
        <w:jc w:val="both"/>
      </w:pPr>
    </w:p>
    <w:p w:rsidR="00011107" w:rsidRDefault="00770702" w:rsidP="00011107">
      <w:pPr>
        <w:spacing w:line="360" w:lineRule="auto"/>
        <w:jc w:val="center"/>
      </w:pPr>
      <w:r>
        <w:rPr>
          <w:noProof/>
          <w:lang w:eastAsia="pt-BR"/>
        </w:rPr>
        <w:lastRenderedPageBreak/>
        <mc:AlternateContent>
          <mc:Choice Requires="wps">
            <w:drawing>
              <wp:anchor distT="0" distB="0" distL="114300" distR="114300" simplePos="0" relativeHeight="251669504" behindDoc="0" locked="0" layoutInCell="1" allowOverlap="1">
                <wp:simplePos x="0" y="0"/>
                <wp:positionH relativeFrom="column">
                  <wp:posOffset>5615940</wp:posOffset>
                </wp:positionH>
                <wp:positionV relativeFrom="paragraph">
                  <wp:posOffset>-641985</wp:posOffset>
                </wp:positionV>
                <wp:extent cx="219075" cy="190500"/>
                <wp:effectExtent l="0" t="0" r="28575" b="19050"/>
                <wp:wrapNone/>
                <wp:docPr id="53" name="Retângulo 53"/>
                <wp:cNvGraphicFramePr/>
                <a:graphic xmlns:a="http://schemas.openxmlformats.org/drawingml/2006/main">
                  <a:graphicData uri="http://schemas.microsoft.com/office/word/2010/wordprocessingShape">
                    <wps:wsp>
                      <wps:cNvSpPr/>
                      <wps:spPr>
                        <a:xfrm>
                          <a:off x="0" y="0"/>
                          <a:ext cx="219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3" o:spid="_x0000_s1026" style="position:absolute;margin-left:442.2pt;margin-top:-50.55pt;width:17.2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" fillcolor="white [3212]" strokecolor="white [3212]" strokeweight="2pt"/>
            </w:pict>
          </mc:Fallback>
        </mc:AlternateContent>
      </w:r>
    </w:p>
    <w:p w:rsidR="00011107" w:rsidRDefault="00011107" w:rsidP="00011107">
      <w:pPr>
        <w:spacing w:line="360" w:lineRule="auto"/>
        <w:jc w:val="center"/>
      </w:pPr>
    </w:p>
    <w:p w:rsidR="00011107" w:rsidRDefault="00011107" w:rsidP="00011107">
      <w:pPr>
        <w:spacing w:line="360" w:lineRule="auto"/>
        <w:jc w:val="center"/>
        <w:rPr>
          <w:strike/>
          <w:sz w:val="24"/>
          <w:szCs w:val="24"/>
        </w:rP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011107" w:rsidRDefault="00011107" w:rsidP="00011107">
      <w:pPr>
        <w:spacing w:line="360" w:lineRule="auto"/>
        <w:jc w:val="center"/>
      </w:pPr>
    </w:p>
    <w:p w:rsidR="00A0516B" w:rsidRDefault="00A0516B" w:rsidP="00011107">
      <w:pPr>
        <w:spacing w:line="360" w:lineRule="auto"/>
        <w:jc w:val="center"/>
      </w:pPr>
    </w:p>
    <w:p w:rsidR="00A0516B" w:rsidRDefault="00A0516B" w:rsidP="00011107">
      <w:pPr>
        <w:spacing w:line="360" w:lineRule="auto"/>
        <w:jc w:val="center"/>
      </w:pPr>
    </w:p>
    <w:p w:rsidR="00011107" w:rsidRPr="006C3EBF" w:rsidRDefault="00011107" w:rsidP="00011107">
      <w:pPr>
        <w:spacing w:after="240" w:line="360" w:lineRule="auto"/>
        <w:ind w:left="5103"/>
        <w:jc w:val="right"/>
        <w:rPr>
          <w:rFonts w:ascii="Arial" w:hAnsi="Arial" w:cs="Arial"/>
        </w:rPr>
      </w:pPr>
      <w:proofErr w:type="gramStart"/>
      <w:r w:rsidRPr="006C3EBF">
        <w:rPr>
          <w:rFonts w:ascii="Arial" w:hAnsi="Arial" w:cs="Arial"/>
          <w:sz w:val="24"/>
          <w:szCs w:val="24"/>
        </w:rPr>
        <w:t>A Deus</w:t>
      </w:r>
      <w:proofErr w:type="gramEnd"/>
      <w:r w:rsidRPr="006C3EBF">
        <w:rPr>
          <w:rFonts w:ascii="Arial" w:hAnsi="Arial" w:cs="Arial"/>
          <w:sz w:val="24"/>
          <w:szCs w:val="24"/>
        </w:rPr>
        <w:t xml:space="preserve"> pela oportunidade de viver e crescer. </w:t>
      </w:r>
    </w:p>
    <w:p w:rsidR="00011107" w:rsidRPr="006C3EBF" w:rsidRDefault="00011107" w:rsidP="00011107">
      <w:pPr>
        <w:spacing w:after="240" w:line="360" w:lineRule="auto"/>
        <w:ind w:left="5103"/>
        <w:jc w:val="right"/>
        <w:rPr>
          <w:rFonts w:ascii="Arial" w:hAnsi="Arial" w:cs="Arial"/>
        </w:rPr>
      </w:pPr>
      <w:r w:rsidRPr="006C3EBF">
        <w:rPr>
          <w:rFonts w:ascii="Arial" w:hAnsi="Arial" w:cs="Arial"/>
          <w:sz w:val="24"/>
          <w:szCs w:val="24"/>
        </w:rPr>
        <w:t>A minha mãe Izabel, meu irmão Luiz e a toda a minha família pelo carinho e apoio incondicionais.</w:t>
      </w:r>
    </w:p>
    <w:p w:rsidR="00011107" w:rsidRPr="006C3EBF" w:rsidRDefault="00011107" w:rsidP="00011107">
      <w:pPr>
        <w:spacing w:after="240" w:line="360" w:lineRule="auto"/>
        <w:ind w:left="5103"/>
        <w:jc w:val="right"/>
        <w:rPr>
          <w:rFonts w:ascii="Arial" w:hAnsi="Arial" w:cs="Arial"/>
        </w:rPr>
      </w:pPr>
      <w:r w:rsidRPr="006C3EBF">
        <w:rPr>
          <w:rFonts w:ascii="Arial" w:hAnsi="Arial" w:cs="Arial"/>
          <w:sz w:val="24"/>
          <w:szCs w:val="24"/>
        </w:rPr>
        <w:t>Pela memória de meu pai, senhor Elizio José da Silva, 2º Tenente e ex-combatente na Segunda Grande Guerra Mundial.</w:t>
      </w:r>
    </w:p>
    <w:p w:rsidR="00011107" w:rsidRDefault="00011107" w:rsidP="00011107">
      <w:pPr>
        <w:spacing w:line="360" w:lineRule="auto"/>
        <w:jc w:val="center"/>
        <w:rPr>
          <w:rFonts w:ascii="Arial" w:hAnsi="Arial" w:cs="Arial"/>
          <w:b/>
          <w:bCs/>
          <w:sz w:val="24"/>
          <w:szCs w:val="24"/>
        </w:rPr>
      </w:pPr>
    </w:p>
    <w:p w:rsidR="00011107" w:rsidRPr="00585E14" w:rsidRDefault="00770702" w:rsidP="00011107">
      <w:pPr>
        <w:spacing w:line="360" w:lineRule="auto"/>
        <w:jc w:val="center"/>
        <w:rPr>
          <w:rFonts w:ascii="Arial" w:hAnsi="Arial" w:cs="Arial"/>
        </w:rPr>
      </w:pPr>
      <w:r>
        <w:rPr>
          <w:rFonts w:ascii="Arial" w:hAnsi="Arial" w:cs="Arial"/>
          <w:b/>
          <w:bCs/>
          <w:noProof/>
          <w:sz w:val="24"/>
          <w:szCs w:val="24"/>
          <w:lang w:eastAsia="pt-BR"/>
        </w:rPr>
        <w:lastRenderedPageBreak/>
        <mc:AlternateContent>
          <mc:Choice Requires="wps">
            <w:drawing>
              <wp:anchor distT="0" distB="0" distL="114300" distR="114300" simplePos="0" relativeHeight="251670528" behindDoc="0" locked="0" layoutInCell="1" allowOverlap="1">
                <wp:simplePos x="0" y="0"/>
                <wp:positionH relativeFrom="column">
                  <wp:posOffset>5654040</wp:posOffset>
                </wp:positionH>
                <wp:positionV relativeFrom="paragraph">
                  <wp:posOffset>-651510</wp:posOffset>
                </wp:positionV>
                <wp:extent cx="142875" cy="171450"/>
                <wp:effectExtent l="0" t="0" r="28575" b="19050"/>
                <wp:wrapNone/>
                <wp:docPr id="54" name="Retângulo 54"/>
                <wp:cNvGraphicFramePr/>
                <a:graphic xmlns:a="http://schemas.openxmlformats.org/drawingml/2006/main">
                  <a:graphicData uri="http://schemas.microsoft.com/office/word/2010/wordprocessingShape">
                    <wps:wsp>
                      <wps:cNvSpPr/>
                      <wps:spPr>
                        <a:xfrm>
                          <a:off x="0" y="0"/>
                          <a:ext cx="142875"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4" o:spid="_x0000_s1026" style="position:absolute;margin-left:445.2pt;margin-top:-51.3pt;width:11.2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" fillcolor="white [3212]" strokecolor="white [3212]" strokeweight="2pt"/>
            </w:pict>
          </mc:Fallback>
        </mc:AlternateContent>
      </w:r>
      <w:r w:rsidR="00011107" w:rsidRPr="00585E14">
        <w:rPr>
          <w:rFonts w:ascii="Arial" w:hAnsi="Arial" w:cs="Arial"/>
          <w:b/>
          <w:bCs/>
          <w:sz w:val="24"/>
          <w:szCs w:val="24"/>
        </w:rPr>
        <w:t>AGRADECIMENTOS</w:t>
      </w:r>
    </w:p>
    <w:p w:rsidR="00011107" w:rsidRDefault="00011107" w:rsidP="00011107">
      <w:pPr>
        <w:spacing w:after="0" w:line="360" w:lineRule="auto"/>
        <w:ind w:firstLine="1134"/>
        <w:jc w:val="both"/>
        <w:rPr>
          <w:rFonts w:ascii="Arial" w:hAnsi="Arial" w:cs="Arial"/>
          <w:sz w:val="24"/>
          <w:szCs w:val="24"/>
        </w:rPr>
      </w:pPr>
    </w:p>
    <w:p w:rsidR="00011107" w:rsidRPr="00585E14" w:rsidRDefault="00011107" w:rsidP="00011107">
      <w:pPr>
        <w:spacing w:after="0" w:line="360" w:lineRule="auto"/>
        <w:ind w:firstLine="1134"/>
        <w:jc w:val="both"/>
        <w:rPr>
          <w:rFonts w:ascii="Arial" w:hAnsi="Arial" w:cs="Arial"/>
          <w:sz w:val="24"/>
          <w:szCs w:val="24"/>
        </w:rPr>
      </w:pPr>
      <w:r w:rsidRPr="00585E14">
        <w:rPr>
          <w:rFonts w:ascii="Arial" w:hAnsi="Arial" w:cs="Arial"/>
          <w:sz w:val="24"/>
          <w:szCs w:val="24"/>
        </w:rPr>
        <w:t xml:space="preserve">Agradeço aos professores do ano de 2013 do curso de Tecnologia em Análise e Desenvolvimento de Sistemas, que com suas colaborações tornaram possíveis </w:t>
      </w:r>
      <w:proofErr w:type="gramStart"/>
      <w:r w:rsidRPr="00585E14">
        <w:rPr>
          <w:rFonts w:ascii="Arial" w:hAnsi="Arial" w:cs="Arial"/>
          <w:sz w:val="24"/>
          <w:szCs w:val="24"/>
        </w:rPr>
        <w:t>a</w:t>
      </w:r>
      <w:proofErr w:type="gramEnd"/>
      <w:r w:rsidRPr="00585E14">
        <w:rPr>
          <w:rFonts w:ascii="Arial" w:hAnsi="Arial" w:cs="Arial"/>
          <w:sz w:val="24"/>
          <w:szCs w:val="24"/>
        </w:rPr>
        <w:t xml:space="preserve"> finalização deste trabalho, em especial aos professores Pedro Henrique de Souza, Paulo Ricardo de Araújo, Michael Pires Berti e Guilherme de Lemos.</w:t>
      </w:r>
    </w:p>
    <w:p w:rsidR="00011107" w:rsidRPr="00585E14" w:rsidRDefault="00011107" w:rsidP="00011107">
      <w:pPr>
        <w:spacing w:after="0" w:line="360" w:lineRule="auto"/>
        <w:ind w:firstLine="1134"/>
        <w:jc w:val="both"/>
        <w:rPr>
          <w:rFonts w:ascii="Arial" w:hAnsi="Arial" w:cs="Arial"/>
          <w:sz w:val="24"/>
          <w:szCs w:val="24"/>
        </w:rPr>
      </w:pPr>
      <w:r w:rsidRPr="00585E14">
        <w:rPr>
          <w:rFonts w:ascii="Arial" w:hAnsi="Arial" w:cs="Arial"/>
          <w:sz w:val="24"/>
          <w:szCs w:val="24"/>
        </w:rPr>
        <w:t>Agradeço especialmente ao meu orientador, José Carlos Francisco dos Santos, pelo interesse, trabalho contínuo e pelo fornecimento de ensinamentos e as orientações necessárias para a elaboração deste trabalho.</w:t>
      </w:r>
    </w:p>
    <w:p w:rsidR="00011107" w:rsidRPr="00585E14" w:rsidRDefault="00011107" w:rsidP="00011107">
      <w:pPr>
        <w:pStyle w:val="Recuodecorpodetexto"/>
      </w:pPr>
      <w:r w:rsidRPr="00585E14">
        <w:t>Agradeço em especial aos meus amigos Andrey de Oliveira, Alex Beltrão, Dieimes Nunes, Mauricio Honório e Rafael Shavarski pelas palavras de ânimo, pelo carinho e total apoio.</w:t>
      </w: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011107" w:rsidP="00011107">
      <w:pPr>
        <w:jc w:val="center"/>
      </w:pPr>
    </w:p>
    <w:p w:rsidR="00011107" w:rsidRDefault="00770702" w:rsidP="00011107">
      <w:pPr>
        <w:jc w:val="center"/>
      </w:pPr>
      <w:r>
        <w:rPr>
          <w:noProof/>
          <w:lang w:eastAsia="pt-BR"/>
        </w:rPr>
        <w:lastRenderedPageBreak/>
        <mc:AlternateContent>
          <mc:Choice Requires="wps">
            <w:drawing>
              <wp:anchor distT="0" distB="0" distL="114300" distR="114300" simplePos="0" relativeHeight="251671552" behindDoc="0" locked="0" layoutInCell="1" allowOverlap="1">
                <wp:simplePos x="0" y="0"/>
                <wp:positionH relativeFrom="column">
                  <wp:posOffset>5644515</wp:posOffset>
                </wp:positionH>
                <wp:positionV relativeFrom="paragraph">
                  <wp:posOffset>-651510</wp:posOffset>
                </wp:positionV>
                <wp:extent cx="161925" cy="180975"/>
                <wp:effectExtent l="0" t="0" r="28575" b="28575"/>
                <wp:wrapNone/>
                <wp:docPr id="55" name="Retângulo 55"/>
                <wp:cNvGraphicFramePr/>
                <a:graphic xmlns:a="http://schemas.openxmlformats.org/drawingml/2006/main">
                  <a:graphicData uri="http://schemas.microsoft.com/office/word/2010/wordprocessingShape">
                    <wps:wsp>
                      <wps:cNvSpPr/>
                      <wps:spPr>
                        <a:xfrm>
                          <a:off x="0" y="0"/>
                          <a:ext cx="16192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5" o:spid="_x0000_s1026" style="position:absolute;margin-left:444.45pt;margin-top:-51.3pt;width:12.75pt;height:1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" fillcolor="white [3212]" strokecolor="white [3212]" strokeweight="2pt"/>
            </w:pict>
          </mc:Fallback>
        </mc:AlternateContent>
      </w:r>
    </w:p>
    <w:p w:rsidR="00011107" w:rsidRDefault="00011107" w:rsidP="00011107">
      <w:pPr>
        <w:jc w:val="cente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011107" w:rsidRDefault="00011107" w:rsidP="00011107">
      <w:pPr>
        <w:spacing w:line="360" w:lineRule="auto"/>
        <w:jc w:val="right"/>
        <w:rPr>
          <w:sz w:val="24"/>
          <w:szCs w:val="24"/>
        </w:rPr>
      </w:pPr>
    </w:p>
    <w:p w:rsidR="00873AA0" w:rsidRDefault="00251A50" w:rsidP="00CC108D">
      <w:pPr>
        <w:pStyle w:val="Corpodetexto2"/>
        <w:spacing w:line="240" w:lineRule="auto"/>
      </w:pPr>
      <w:r w:rsidRPr="00251A50">
        <w:t>“A coisa mais indispensável a um homem é</w:t>
      </w:r>
    </w:p>
    <w:p w:rsidR="00251A50" w:rsidRPr="00251A50" w:rsidRDefault="00251A50" w:rsidP="00CC108D">
      <w:pPr>
        <w:pStyle w:val="Corpodetexto2"/>
        <w:spacing w:line="240" w:lineRule="auto"/>
      </w:pPr>
      <w:r w:rsidRPr="00251A50">
        <w:t xml:space="preserve"> reconhecer o uso que deve fazer de seu próprio conhecimento” </w:t>
      </w:r>
    </w:p>
    <w:p w:rsidR="00CC108D" w:rsidRDefault="00CC108D" w:rsidP="00011107">
      <w:pPr>
        <w:spacing w:line="360" w:lineRule="auto"/>
        <w:jc w:val="right"/>
        <w:rPr>
          <w:rFonts w:ascii="Arial" w:hAnsi="Arial" w:cs="Arial"/>
          <w:sz w:val="24"/>
          <w:szCs w:val="24"/>
        </w:rPr>
      </w:pPr>
    </w:p>
    <w:p w:rsidR="00251A50" w:rsidRPr="00251A50" w:rsidRDefault="00251A50" w:rsidP="00011107">
      <w:pPr>
        <w:spacing w:line="360" w:lineRule="auto"/>
        <w:jc w:val="right"/>
        <w:rPr>
          <w:rFonts w:ascii="Arial" w:hAnsi="Arial" w:cs="Arial"/>
          <w:sz w:val="24"/>
          <w:szCs w:val="24"/>
        </w:rPr>
      </w:pPr>
      <w:r w:rsidRPr="00251A50">
        <w:rPr>
          <w:rFonts w:ascii="Arial" w:hAnsi="Arial" w:cs="Arial"/>
          <w:sz w:val="24"/>
          <w:szCs w:val="24"/>
        </w:rPr>
        <w:t>Platão.</w:t>
      </w:r>
    </w:p>
    <w:p w:rsidR="00011107" w:rsidRPr="00FA1C90" w:rsidRDefault="00770702" w:rsidP="00DD72BE">
      <w:pPr>
        <w:spacing w:after="0" w:line="360" w:lineRule="auto"/>
        <w:jc w:val="both"/>
        <w:rPr>
          <w:rFonts w:ascii="Arial" w:hAnsi="Arial" w:cs="Arial"/>
        </w:rPr>
      </w:pPr>
      <w:r>
        <w:rPr>
          <w:rFonts w:ascii="Arial" w:hAnsi="Arial" w:cs="Arial"/>
          <w:noProof/>
          <w:sz w:val="24"/>
          <w:szCs w:val="24"/>
          <w:lang w:eastAsia="pt-BR"/>
        </w:rPr>
        <w:lastRenderedPageBreak/>
        <mc:AlternateContent>
          <mc:Choice Requires="wps">
            <w:drawing>
              <wp:anchor distT="0" distB="0" distL="114300" distR="114300" simplePos="0" relativeHeight="251672576" behindDoc="0" locked="0" layoutInCell="1" allowOverlap="1">
                <wp:simplePos x="0" y="0"/>
                <wp:positionH relativeFrom="column">
                  <wp:posOffset>5644515</wp:posOffset>
                </wp:positionH>
                <wp:positionV relativeFrom="paragraph">
                  <wp:posOffset>-641985</wp:posOffset>
                </wp:positionV>
                <wp:extent cx="152400" cy="171450"/>
                <wp:effectExtent l="0" t="0" r="19050" b="19050"/>
                <wp:wrapNone/>
                <wp:docPr id="56" name="Retângulo 56"/>
                <wp:cNvGraphicFramePr/>
                <a:graphic xmlns:a="http://schemas.openxmlformats.org/drawingml/2006/main">
                  <a:graphicData uri="http://schemas.microsoft.com/office/word/2010/wordprocessingShape">
                    <wps:wsp>
                      <wps:cNvSpPr/>
                      <wps:spPr>
                        <a:xfrm>
                          <a:off x="0" y="0"/>
                          <a:ext cx="15240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6" o:spid="_x0000_s1026" style="position:absolute;margin-left:444.45pt;margin-top:-50.55pt;width:12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" fillcolor="white [3212]" strokecolor="white [3212]" strokeweight="2pt"/>
            </w:pict>
          </mc:Fallback>
        </mc:AlternateContent>
      </w:r>
      <w:r w:rsidR="00011107">
        <w:rPr>
          <w:rFonts w:ascii="Arial" w:hAnsi="Arial" w:cs="Arial"/>
          <w:sz w:val="24"/>
          <w:szCs w:val="24"/>
        </w:rPr>
        <w:t>SILVA, Rosiene</w:t>
      </w:r>
      <w:r w:rsidR="00011107" w:rsidRPr="00FA1C90">
        <w:rPr>
          <w:rFonts w:ascii="Arial" w:hAnsi="Arial" w:cs="Arial"/>
          <w:sz w:val="24"/>
          <w:szCs w:val="24"/>
        </w:rPr>
        <w:t xml:space="preserve">. </w:t>
      </w:r>
      <w:r w:rsidR="00011107">
        <w:rPr>
          <w:rFonts w:ascii="Arial" w:hAnsi="Arial" w:cs="Arial"/>
          <w:b/>
          <w:bCs/>
          <w:sz w:val="24"/>
          <w:szCs w:val="24"/>
        </w:rPr>
        <w:t>Bases da Organização da Informação e do Conhecimento por meio de Mapas C</w:t>
      </w:r>
      <w:r w:rsidR="00011107" w:rsidRPr="00FA1C90">
        <w:rPr>
          <w:rFonts w:ascii="Arial" w:hAnsi="Arial" w:cs="Arial"/>
          <w:b/>
          <w:bCs/>
          <w:sz w:val="24"/>
          <w:szCs w:val="24"/>
        </w:rPr>
        <w:t>onceituais - Um estudo de caso com aplicação em</w:t>
      </w:r>
      <w:r w:rsidR="00011107">
        <w:rPr>
          <w:rFonts w:ascii="Arial" w:hAnsi="Arial" w:cs="Arial"/>
          <w:b/>
          <w:bCs/>
          <w:sz w:val="24"/>
          <w:szCs w:val="24"/>
        </w:rPr>
        <w:t xml:space="preserve"> Portais Institucionais. </w:t>
      </w:r>
      <w:r w:rsidR="00011107">
        <w:rPr>
          <w:rFonts w:ascii="Arial" w:hAnsi="Arial" w:cs="Arial"/>
          <w:bCs/>
          <w:sz w:val="24"/>
          <w:szCs w:val="24"/>
        </w:rPr>
        <w:t>Np. Trabalho de Conclusão de Curso Superior em Tecnologia em Análise e Desenvolvimento de Sistemas das Faculdades Integradas do Vale do Ivaí - UNIVALE. 2013.</w:t>
      </w:r>
    </w:p>
    <w:p w:rsidR="00011107" w:rsidRDefault="00011107" w:rsidP="00DD72BE">
      <w:pPr>
        <w:spacing w:after="0" w:line="360" w:lineRule="auto"/>
        <w:jc w:val="center"/>
        <w:rPr>
          <w:rFonts w:ascii="Arial" w:hAnsi="Arial" w:cs="Arial"/>
          <w:sz w:val="24"/>
          <w:szCs w:val="24"/>
        </w:rPr>
      </w:pPr>
    </w:p>
    <w:p w:rsidR="00011107" w:rsidRPr="0028013A" w:rsidRDefault="00011107" w:rsidP="00DD72BE">
      <w:pPr>
        <w:pStyle w:val="Padro"/>
        <w:spacing w:after="0" w:line="276" w:lineRule="auto"/>
        <w:rPr>
          <w:bCs w:val="0"/>
        </w:rPr>
      </w:pPr>
      <w:r w:rsidRPr="0028013A">
        <w:rPr>
          <w:bCs w:val="0"/>
        </w:rPr>
        <w:t>RESUMO</w:t>
      </w:r>
    </w:p>
    <w:p w:rsidR="00011107" w:rsidRDefault="00011107" w:rsidP="00DD72BE">
      <w:pPr>
        <w:spacing w:after="0" w:line="360" w:lineRule="auto"/>
        <w:jc w:val="center"/>
        <w:rPr>
          <w:rFonts w:ascii="Arial" w:hAnsi="Arial" w:cs="Arial"/>
          <w:sz w:val="24"/>
          <w:szCs w:val="24"/>
        </w:rPr>
      </w:pPr>
    </w:p>
    <w:p w:rsidR="00011107" w:rsidRPr="0028013A" w:rsidRDefault="00011107" w:rsidP="00DD72BE">
      <w:pPr>
        <w:spacing w:after="0"/>
        <w:jc w:val="both"/>
        <w:rPr>
          <w:rFonts w:ascii="Arial" w:hAnsi="Arial" w:cs="Arial"/>
          <w:sz w:val="24"/>
          <w:szCs w:val="24"/>
        </w:rPr>
      </w:pPr>
      <w:r w:rsidRPr="0028013A">
        <w:rPr>
          <w:rFonts w:ascii="Arial" w:hAnsi="Arial" w:cs="Arial"/>
          <w:sz w:val="24"/>
          <w:szCs w:val="24"/>
        </w:rPr>
        <w:t xml:space="preserve">A proposta desse artigo aborda o desenvolvimento de um estudo de caso onde se analisou a contribuição do uso dos Mapas Conceituais para a visualização da organização da Informação e do Conhecimento disponíveis em portal Institucional. Acerca do tema, foi realizado um levantamento bibliográfico sobre o quesito: “bases da organização da informação e do conhecimento”, correlacionando com a vivência em Tecnologia da Informação. Para tal estudo, utilizou-se a metodologia exploratória e descritiva, contando com análise do portal Institucional da Prefeitura Municipal de Ivaiporã, mapeamento utilizando ferramenta case </w:t>
      </w:r>
      <w:r w:rsidRPr="0028013A">
        <w:rPr>
          <w:rFonts w:ascii="Arial" w:hAnsi="Arial" w:cs="Arial"/>
          <w:i/>
          <w:iCs/>
          <w:sz w:val="24"/>
          <w:szCs w:val="24"/>
        </w:rPr>
        <w:t>Cmaptools</w:t>
      </w:r>
      <w:r w:rsidRPr="0028013A">
        <w:rPr>
          <w:rFonts w:ascii="Arial" w:hAnsi="Arial" w:cs="Arial"/>
          <w:sz w:val="24"/>
          <w:szCs w:val="24"/>
        </w:rPr>
        <w:t xml:space="preserve"> na construção de Mapas Conceituais e como instrumento de coleta de dados foram utilizados questionários, divididos em duas etapas. Conclui-se que os Mapas Conceituais colaboram efetivamente como auxilio para organização da </w:t>
      </w:r>
      <w:r>
        <w:rPr>
          <w:rFonts w:ascii="Arial" w:hAnsi="Arial" w:cs="Arial"/>
          <w:sz w:val="24"/>
          <w:szCs w:val="24"/>
        </w:rPr>
        <w:t>Informação e do C</w:t>
      </w:r>
      <w:r w:rsidRPr="0028013A">
        <w:rPr>
          <w:rFonts w:ascii="Arial" w:hAnsi="Arial" w:cs="Arial"/>
          <w:sz w:val="24"/>
          <w:szCs w:val="24"/>
        </w:rPr>
        <w:t>onhecimento utilizado por este portal, tornando-o um sistema desenvolvido para web com mais usabilidade. Os resultados alcançados permitem a ampliação deste estudo.</w:t>
      </w:r>
    </w:p>
    <w:p w:rsidR="00011107" w:rsidRPr="00B40673" w:rsidRDefault="00011107" w:rsidP="00DD72BE">
      <w:pPr>
        <w:spacing w:after="0"/>
        <w:jc w:val="both"/>
        <w:rPr>
          <w:rFonts w:ascii="Arial" w:hAnsi="Arial" w:cs="Arial"/>
          <w:sz w:val="24"/>
          <w:szCs w:val="24"/>
        </w:rPr>
      </w:pPr>
    </w:p>
    <w:p w:rsidR="00011107" w:rsidRPr="0028013A" w:rsidRDefault="00011107" w:rsidP="00DD72BE">
      <w:pPr>
        <w:spacing w:after="0" w:line="360" w:lineRule="auto"/>
        <w:jc w:val="both"/>
        <w:rPr>
          <w:rFonts w:ascii="Arial" w:hAnsi="Arial" w:cs="Arial"/>
          <w:sz w:val="24"/>
          <w:szCs w:val="24"/>
        </w:rPr>
      </w:pPr>
      <w:r w:rsidRPr="002D5A12">
        <w:rPr>
          <w:rFonts w:ascii="Arial" w:hAnsi="Arial" w:cs="Arial"/>
          <w:b/>
          <w:sz w:val="24"/>
          <w:szCs w:val="24"/>
        </w:rPr>
        <w:t>Palavras-chave</w:t>
      </w:r>
      <w:r w:rsidRPr="00B40673">
        <w:rPr>
          <w:rFonts w:ascii="Arial" w:hAnsi="Arial" w:cs="Arial"/>
          <w:sz w:val="24"/>
          <w:szCs w:val="24"/>
        </w:rPr>
        <w:t>:</w:t>
      </w:r>
      <w:r>
        <w:rPr>
          <w:rFonts w:ascii="Arial" w:hAnsi="Arial" w:cs="Arial"/>
          <w:sz w:val="24"/>
          <w:szCs w:val="24"/>
        </w:rPr>
        <w:t xml:space="preserve"> </w:t>
      </w:r>
      <w:r w:rsidRPr="0028013A">
        <w:rPr>
          <w:rFonts w:ascii="Arial" w:hAnsi="Arial" w:cs="Arial"/>
          <w:sz w:val="24"/>
          <w:szCs w:val="24"/>
        </w:rPr>
        <w:t>Organizaç</w:t>
      </w:r>
      <w:r>
        <w:rPr>
          <w:rFonts w:ascii="Arial" w:hAnsi="Arial" w:cs="Arial"/>
          <w:sz w:val="24"/>
          <w:szCs w:val="24"/>
        </w:rPr>
        <w:t>ão da informação, C</w:t>
      </w:r>
      <w:r w:rsidRPr="0028013A">
        <w:rPr>
          <w:rFonts w:ascii="Arial" w:hAnsi="Arial" w:cs="Arial"/>
          <w:sz w:val="24"/>
          <w:szCs w:val="24"/>
        </w:rPr>
        <w:t xml:space="preserve">onhecimento, Mapas Conceituais, usabilidade, ferramentas </w:t>
      </w:r>
      <w:r w:rsidRPr="0028013A">
        <w:rPr>
          <w:rFonts w:ascii="Arial" w:hAnsi="Arial" w:cs="Arial"/>
          <w:i/>
          <w:iCs/>
          <w:sz w:val="24"/>
          <w:szCs w:val="24"/>
        </w:rPr>
        <w:t>case</w:t>
      </w:r>
      <w:r w:rsidRPr="0028013A">
        <w:rPr>
          <w:rFonts w:ascii="Arial" w:hAnsi="Arial" w:cs="Arial"/>
          <w:sz w:val="24"/>
          <w:szCs w:val="24"/>
        </w:rPr>
        <w:t xml:space="preserve">, </w:t>
      </w:r>
      <w:r w:rsidRPr="0028013A">
        <w:rPr>
          <w:rFonts w:ascii="Arial" w:hAnsi="Arial" w:cs="Arial"/>
          <w:i/>
          <w:iCs/>
          <w:sz w:val="24"/>
          <w:szCs w:val="24"/>
        </w:rPr>
        <w:t>web</w:t>
      </w:r>
      <w:r w:rsidRPr="0028013A">
        <w:rPr>
          <w:rFonts w:ascii="Arial" w:hAnsi="Arial" w:cs="Arial"/>
          <w:sz w:val="24"/>
          <w:szCs w:val="24"/>
        </w:rPr>
        <w:t>.</w:t>
      </w: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Pr="00FA1C90" w:rsidRDefault="00770702" w:rsidP="00011107">
      <w:pPr>
        <w:spacing w:after="0" w:line="360" w:lineRule="auto"/>
        <w:jc w:val="both"/>
        <w:rPr>
          <w:rFonts w:ascii="Arial" w:hAnsi="Arial" w:cs="Arial"/>
        </w:rPr>
      </w:pPr>
      <w:r>
        <w:rPr>
          <w:rFonts w:ascii="Arial" w:hAnsi="Arial" w:cs="Arial"/>
          <w:noProof/>
          <w:sz w:val="24"/>
          <w:szCs w:val="24"/>
          <w:lang w:eastAsia="pt-BR"/>
        </w:rPr>
        <w:lastRenderedPageBreak/>
        <mc:AlternateContent>
          <mc:Choice Requires="wps">
            <w:drawing>
              <wp:anchor distT="0" distB="0" distL="114300" distR="114300" simplePos="0" relativeHeight="251673600" behindDoc="0" locked="0" layoutInCell="1" allowOverlap="1">
                <wp:simplePos x="0" y="0"/>
                <wp:positionH relativeFrom="column">
                  <wp:posOffset>5634990</wp:posOffset>
                </wp:positionH>
                <wp:positionV relativeFrom="paragraph">
                  <wp:posOffset>-632460</wp:posOffset>
                </wp:positionV>
                <wp:extent cx="171450" cy="161925"/>
                <wp:effectExtent l="0" t="0" r="19050" b="28575"/>
                <wp:wrapNone/>
                <wp:docPr id="57" name="Retângulo 57"/>
                <wp:cNvGraphicFramePr/>
                <a:graphic xmlns:a="http://schemas.openxmlformats.org/drawingml/2006/main">
                  <a:graphicData uri="http://schemas.microsoft.com/office/word/2010/wordprocessingShape">
                    <wps:wsp>
                      <wps:cNvSpPr/>
                      <wps:spPr>
                        <a:xfrm>
                          <a:off x="0" y="0"/>
                          <a:ext cx="17145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7" o:spid="_x0000_s1026" style="position:absolute;margin-left:443.7pt;margin-top:-49.8pt;width:13.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" fillcolor="white [3212]" strokecolor="white [3212]" strokeweight="2pt"/>
            </w:pict>
          </mc:Fallback>
        </mc:AlternateContent>
      </w:r>
      <w:r w:rsidR="00011107">
        <w:rPr>
          <w:rFonts w:ascii="Arial" w:hAnsi="Arial" w:cs="Arial"/>
          <w:sz w:val="24"/>
          <w:szCs w:val="24"/>
        </w:rPr>
        <w:t>SILVA, Rosiene</w:t>
      </w:r>
      <w:r w:rsidR="00011107" w:rsidRPr="00FA1C90">
        <w:rPr>
          <w:rFonts w:ascii="Arial" w:hAnsi="Arial" w:cs="Arial"/>
          <w:sz w:val="24"/>
          <w:szCs w:val="24"/>
        </w:rPr>
        <w:t xml:space="preserve">. </w:t>
      </w:r>
      <w:r w:rsidR="00011107" w:rsidRPr="0028013A">
        <w:rPr>
          <w:rFonts w:ascii="Arial" w:hAnsi="Arial" w:cs="Arial"/>
          <w:b/>
          <w:bCs/>
          <w:sz w:val="24"/>
          <w:szCs w:val="24"/>
        </w:rPr>
        <w:t xml:space="preserve">Bases </w:t>
      </w:r>
      <w:proofErr w:type="spellStart"/>
      <w:r w:rsidR="00011107" w:rsidRPr="0028013A">
        <w:rPr>
          <w:rFonts w:ascii="Arial" w:hAnsi="Arial" w:cs="Arial"/>
          <w:b/>
          <w:bCs/>
          <w:sz w:val="24"/>
          <w:szCs w:val="24"/>
        </w:rPr>
        <w:t>of</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the</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Organization</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of</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Information</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and</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Knowledge</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by</w:t>
      </w:r>
      <w:proofErr w:type="spellEnd"/>
      <w:r w:rsidR="00011107" w:rsidRPr="0028013A">
        <w:rPr>
          <w:rFonts w:ascii="Arial" w:hAnsi="Arial" w:cs="Arial"/>
          <w:b/>
          <w:bCs/>
          <w:sz w:val="24"/>
          <w:szCs w:val="24"/>
        </w:rPr>
        <w:t xml:space="preserve"> </w:t>
      </w:r>
      <w:proofErr w:type="spellStart"/>
      <w:r w:rsidR="00011107">
        <w:rPr>
          <w:rFonts w:ascii="Arial" w:hAnsi="Arial" w:cs="Arial"/>
          <w:b/>
          <w:bCs/>
          <w:sz w:val="24"/>
          <w:szCs w:val="24"/>
        </w:rPr>
        <w:t>means</w:t>
      </w:r>
      <w:proofErr w:type="spellEnd"/>
      <w:r w:rsidR="00011107">
        <w:rPr>
          <w:rFonts w:ascii="Arial" w:hAnsi="Arial" w:cs="Arial"/>
          <w:b/>
          <w:bCs/>
          <w:sz w:val="24"/>
          <w:szCs w:val="24"/>
        </w:rPr>
        <w:t xml:space="preserve"> </w:t>
      </w:r>
      <w:proofErr w:type="spellStart"/>
      <w:r w:rsidR="00011107">
        <w:rPr>
          <w:rFonts w:ascii="Arial" w:hAnsi="Arial" w:cs="Arial"/>
          <w:b/>
          <w:bCs/>
          <w:sz w:val="24"/>
          <w:szCs w:val="24"/>
        </w:rPr>
        <w:t>of</w:t>
      </w:r>
      <w:proofErr w:type="spellEnd"/>
      <w:r w:rsidR="00011107">
        <w:rPr>
          <w:rFonts w:ascii="Arial" w:hAnsi="Arial" w:cs="Arial"/>
          <w:b/>
          <w:bCs/>
          <w:sz w:val="24"/>
          <w:szCs w:val="24"/>
        </w:rPr>
        <w:t xml:space="preserve"> </w:t>
      </w:r>
      <w:proofErr w:type="spellStart"/>
      <w:r w:rsidR="00011107" w:rsidRPr="0028013A">
        <w:rPr>
          <w:rFonts w:ascii="Arial" w:hAnsi="Arial" w:cs="Arial"/>
          <w:b/>
          <w:bCs/>
          <w:sz w:val="24"/>
          <w:szCs w:val="24"/>
        </w:rPr>
        <w:t>Concept</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Maps</w:t>
      </w:r>
      <w:proofErr w:type="spellEnd"/>
      <w:r w:rsidR="00011107" w:rsidRPr="0028013A">
        <w:rPr>
          <w:rFonts w:ascii="Arial" w:hAnsi="Arial" w:cs="Arial"/>
          <w:b/>
          <w:bCs/>
          <w:sz w:val="24"/>
          <w:szCs w:val="24"/>
        </w:rPr>
        <w:t xml:space="preserve"> - A case </w:t>
      </w:r>
      <w:proofErr w:type="spellStart"/>
      <w:r w:rsidR="00011107" w:rsidRPr="0028013A">
        <w:rPr>
          <w:rFonts w:ascii="Arial" w:hAnsi="Arial" w:cs="Arial"/>
          <w:b/>
          <w:bCs/>
          <w:sz w:val="24"/>
          <w:szCs w:val="24"/>
        </w:rPr>
        <w:t>study</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application</w:t>
      </w:r>
      <w:proofErr w:type="spellEnd"/>
      <w:r w:rsidR="00011107" w:rsidRPr="0028013A">
        <w:rPr>
          <w:rFonts w:ascii="Arial" w:hAnsi="Arial" w:cs="Arial"/>
          <w:b/>
          <w:bCs/>
          <w:sz w:val="24"/>
          <w:szCs w:val="24"/>
        </w:rPr>
        <w:t xml:space="preserve"> in </w:t>
      </w:r>
      <w:proofErr w:type="spellStart"/>
      <w:r w:rsidR="00011107" w:rsidRPr="0028013A">
        <w:rPr>
          <w:rFonts w:ascii="Arial" w:hAnsi="Arial" w:cs="Arial"/>
          <w:b/>
          <w:bCs/>
          <w:sz w:val="24"/>
          <w:szCs w:val="24"/>
        </w:rPr>
        <w:t>Institutional</w:t>
      </w:r>
      <w:proofErr w:type="spellEnd"/>
      <w:r w:rsidR="00011107" w:rsidRPr="0028013A">
        <w:rPr>
          <w:rFonts w:ascii="Arial" w:hAnsi="Arial" w:cs="Arial"/>
          <w:b/>
          <w:bCs/>
          <w:sz w:val="24"/>
          <w:szCs w:val="24"/>
        </w:rPr>
        <w:t xml:space="preserve"> </w:t>
      </w:r>
      <w:proofErr w:type="spellStart"/>
      <w:r w:rsidR="00011107" w:rsidRPr="0028013A">
        <w:rPr>
          <w:rFonts w:ascii="Arial" w:hAnsi="Arial" w:cs="Arial"/>
          <w:b/>
          <w:bCs/>
          <w:sz w:val="24"/>
          <w:szCs w:val="24"/>
        </w:rPr>
        <w:t>Portals</w:t>
      </w:r>
      <w:proofErr w:type="spellEnd"/>
      <w:r w:rsidR="00011107" w:rsidRPr="0028013A">
        <w:rPr>
          <w:rFonts w:ascii="Arial" w:hAnsi="Arial" w:cs="Arial"/>
          <w:b/>
          <w:bCs/>
          <w:sz w:val="24"/>
          <w:szCs w:val="24"/>
        </w:rPr>
        <w:t>.</w:t>
      </w:r>
      <w:r w:rsidR="00011107">
        <w:rPr>
          <w:rFonts w:ascii="Arial" w:hAnsi="Arial" w:cs="Arial"/>
          <w:b/>
          <w:bCs/>
          <w:sz w:val="24"/>
          <w:szCs w:val="24"/>
        </w:rPr>
        <w:t xml:space="preserve"> </w:t>
      </w:r>
      <w:r w:rsidR="00011107">
        <w:rPr>
          <w:rFonts w:ascii="Arial" w:hAnsi="Arial" w:cs="Arial"/>
          <w:bCs/>
          <w:sz w:val="24"/>
          <w:szCs w:val="24"/>
        </w:rPr>
        <w:t xml:space="preserve">Np. </w:t>
      </w:r>
      <w:proofErr w:type="spellStart"/>
      <w:r w:rsidR="00011107">
        <w:rPr>
          <w:rFonts w:ascii="Arial" w:hAnsi="Arial" w:cs="Arial"/>
          <w:bCs/>
          <w:sz w:val="24"/>
          <w:szCs w:val="24"/>
        </w:rPr>
        <w:t>Graduation</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Course</w:t>
      </w:r>
      <w:proofErr w:type="spellEnd"/>
      <w:r w:rsidR="00011107">
        <w:rPr>
          <w:rFonts w:ascii="Arial" w:hAnsi="Arial" w:cs="Arial"/>
          <w:bCs/>
          <w:sz w:val="24"/>
          <w:szCs w:val="24"/>
        </w:rPr>
        <w:t xml:space="preserve"> in Technology </w:t>
      </w:r>
      <w:proofErr w:type="spellStart"/>
      <w:r w:rsidR="00011107">
        <w:rPr>
          <w:rFonts w:ascii="Arial" w:hAnsi="Arial" w:cs="Arial"/>
          <w:bCs/>
          <w:sz w:val="24"/>
          <w:szCs w:val="24"/>
        </w:rPr>
        <w:t>of</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Analysis</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and</w:t>
      </w:r>
      <w:proofErr w:type="spellEnd"/>
      <w:r w:rsidR="00011107">
        <w:rPr>
          <w:rFonts w:ascii="Arial" w:hAnsi="Arial" w:cs="Arial"/>
          <w:bCs/>
          <w:sz w:val="24"/>
          <w:szCs w:val="24"/>
        </w:rPr>
        <w:t xml:space="preserve"> System </w:t>
      </w:r>
      <w:proofErr w:type="spellStart"/>
      <w:r w:rsidR="00011107">
        <w:rPr>
          <w:rFonts w:ascii="Arial" w:hAnsi="Arial" w:cs="Arial"/>
          <w:bCs/>
          <w:sz w:val="24"/>
          <w:szCs w:val="24"/>
        </w:rPr>
        <w:t>Development</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Integrated</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Colleges</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of</w:t>
      </w:r>
      <w:proofErr w:type="spellEnd"/>
      <w:r w:rsidR="00011107">
        <w:rPr>
          <w:rFonts w:ascii="Arial" w:hAnsi="Arial" w:cs="Arial"/>
          <w:bCs/>
          <w:sz w:val="24"/>
          <w:szCs w:val="24"/>
        </w:rPr>
        <w:t xml:space="preserve"> </w:t>
      </w:r>
      <w:proofErr w:type="spellStart"/>
      <w:r w:rsidR="00011107">
        <w:rPr>
          <w:rFonts w:ascii="Arial" w:hAnsi="Arial" w:cs="Arial"/>
          <w:bCs/>
          <w:sz w:val="24"/>
          <w:szCs w:val="24"/>
        </w:rPr>
        <w:t>Ivai</w:t>
      </w:r>
      <w:proofErr w:type="spellEnd"/>
      <w:r w:rsidR="00011107">
        <w:rPr>
          <w:rFonts w:ascii="Arial" w:hAnsi="Arial" w:cs="Arial"/>
          <w:bCs/>
          <w:sz w:val="24"/>
          <w:szCs w:val="24"/>
        </w:rPr>
        <w:t xml:space="preserve"> Valley, Ivaiporã. 2013.</w:t>
      </w:r>
    </w:p>
    <w:p w:rsidR="00011107" w:rsidRDefault="00011107" w:rsidP="00DD72BE">
      <w:pPr>
        <w:spacing w:after="0" w:line="360" w:lineRule="auto"/>
        <w:jc w:val="both"/>
        <w:rPr>
          <w:rFonts w:ascii="Arial" w:hAnsi="Arial" w:cs="Arial"/>
          <w:sz w:val="24"/>
          <w:szCs w:val="24"/>
        </w:rPr>
      </w:pPr>
    </w:p>
    <w:p w:rsidR="00011107" w:rsidRPr="00A0516B" w:rsidRDefault="00011107" w:rsidP="00DD72BE">
      <w:pPr>
        <w:pStyle w:val="Padro"/>
        <w:spacing w:after="0" w:line="276" w:lineRule="auto"/>
        <w:rPr>
          <w:bCs w:val="0"/>
        </w:rPr>
      </w:pPr>
      <w:r w:rsidRPr="00A0516B">
        <w:rPr>
          <w:bCs w:val="0"/>
        </w:rPr>
        <w:t>ABSTRACT</w:t>
      </w:r>
    </w:p>
    <w:p w:rsidR="00011107" w:rsidRDefault="00011107" w:rsidP="00DD72BE">
      <w:pPr>
        <w:spacing w:after="0"/>
        <w:jc w:val="both"/>
        <w:rPr>
          <w:rFonts w:ascii="Arial" w:hAnsi="Arial" w:cs="Arial"/>
          <w:sz w:val="24"/>
          <w:szCs w:val="24"/>
        </w:rPr>
      </w:pPr>
    </w:p>
    <w:p w:rsidR="00011107" w:rsidRDefault="00011107" w:rsidP="00DD72BE">
      <w:pPr>
        <w:pStyle w:val="Corpodetexto"/>
      </w:pPr>
      <w:r w:rsidRPr="002D5A12">
        <w:t xml:space="preserve">The </w:t>
      </w:r>
      <w:proofErr w:type="spellStart"/>
      <w:r w:rsidRPr="002D5A12">
        <w:t>purpose</w:t>
      </w:r>
      <w:proofErr w:type="spellEnd"/>
      <w:r w:rsidRPr="002D5A12">
        <w:t xml:space="preserve"> </w:t>
      </w:r>
      <w:proofErr w:type="spellStart"/>
      <w:r w:rsidRPr="002D5A12">
        <w:t>of</w:t>
      </w:r>
      <w:proofErr w:type="spellEnd"/>
      <w:r w:rsidRPr="002D5A12">
        <w:t xml:space="preserve"> </w:t>
      </w:r>
      <w:proofErr w:type="spellStart"/>
      <w:r w:rsidRPr="002D5A12">
        <w:t>this</w:t>
      </w:r>
      <w:proofErr w:type="spellEnd"/>
      <w:r w:rsidRPr="002D5A12">
        <w:t xml:space="preserve"> </w:t>
      </w:r>
      <w:proofErr w:type="spellStart"/>
      <w:r w:rsidRPr="002D5A12">
        <w:t>article</w:t>
      </w:r>
      <w:proofErr w:type="spellEnd"/>
      <w:r w:rsidRPr="002D5A12">
        <w:t xml:space="preserve"> </w:t>
      </w:r>
      <w:proofErr w:type="spellStart"/>
      <w:r w:rsidRPr="002D5A12">
        <w:t>discusses</w:t>
      </w:r>
      <w:proofErr w:type="spellEnd"/>
      <w:r w:rsidRPr="002D5A12">
        <w:t xml:space="preserve"> </w:t>
      </w:r>
      <w:proofErr w:type="spellStart"/>
      <w:r w:rsidRPr="002D5A12">
        <w:t>the</w:t>
      </w:r>
      <w:proofErr w:type="spellEnd"/>
      <w:r w:rsidRPr="002D5A12">
        <w:t xml:space="preserve"> </w:t>
      </w:r>
      <w:proofErr w:type="spellStart"/>
      <w:r w:rsidRPr="002D5A12">
        <w:t>development</w:t>
      </w:r>
      <w:proofErr w:type="spellEnd"/>
      <w:r w:rsidRPr="002D5A12">
        <w:t xml:space="preserve"> </w:t>
      </w:r>
      <w:proofErr w:type="spellStart"/>
      <w:r w:rsidRPr="002D5A12">
        <w:t>of</w:t>
      </w:r>
      <w:proofErr w:type="spellEnd"/>
      <w:r w:rsidRPr="002D5A12">
        <w:t xml:space="preserve"> a case </w:t>
      </w:r>
      <w:proofErr w:type="spellStart"/>
      <w:r w:rsidRPr="002D5A12">
        <w:t>study</w:t>
      </w:r>
      <w:proofErr w:type="spellEnd"/>
      <w:r w:rsidRPr="002D5A12">
        <w:t xml:space="preserve"> </w:t>
      </w:r>
      <w:proofErr w:type="spellStart"/>
      <w:r w:rsidRPr="002D5A12">
        <w:t>where</w:t>
      </w:r>
      <w:proofErr w:type="spellEnd"/>
      <w:r w:rsidRPr="002D5A12">
        <w:t xml:space="preserve"> </w:t>
      </w:r>
      <w:proofErr w:type="spellStart"/>
      <w:r w:rsidRPr="002D5A12">
        <w:t>we</w:t>
      </w:r>
      <w:proofErr w:type="spellEnd"/>
      <w:r w:rsidRPr="002D5A12">
        <w:t xml:space="preserve"> </w:t>
      </w:r>
      <w:proofErr w:type="spellStart"/>
      <w:r w:rsidRPr="002D5A12">
        <w:t>analyzed</w:t>
      </w:r>
      <w:proofErr w:type="spellEnd"/>
      <w:r w:rsidRPr="002D5A12">
        <w:t xml:space="preserve"> </w:t>
      </w:r>
      <w:proofErr w:type="spellStart"/>
      <w:r w:rsidRPr="002D5A12">
        <w:t>the</w:t>
      </w:r>
      <w:proofErr w:type="spellEnd"/>
      <w:r w:rsidRPr="002D5A12">
        <w:t xml:space="preserve"> </w:t>
      </w:r>
      <w:proofErr w:type="spellStart"/>
      <w:r w:rsidRPr="002D5A12">
        <w:t>contribution</w:t>
      </w:r>
      <w:proofErr w:type="spellEnd"/>
      <w:r w:rsidRPr="002D5A12">
        <w:t xml:space="preserve"> </w:t>
      </w:r>
      <w:proofErr w:type="spellStart"/>
      <w:r w:rsidRPr="002D5A12">
        <w:t>of</w:t>
      </w:r>
      <w:proofErr w:type="spellEnd"/>
      <w:r w:rsidRPr="002D5A12">
        <w:t xml:space="preserve"> </w:t>
      </w:r>
      <w:proofErr w:type="spellStart"/>
      <w:r w:rsidRPr="002D5A12">
        <w:t>the</w:t>
      </w:r>
      <w:proofErr w:type="spellEnd"/>
      <w:r w:rsidRPr="002D5A12">
        <w:t xml:space="preserve"> use </w:t>
      </w:r>
      <w:proofErr w:type="spellStart"/>
      <w:r w:rsidRPr="002D5A12">
        <w:t>of</w:t>
      </w:r>
      <w:proofErr w:type="spellEnd"/>
      <w:r w:rsidRPr="002D5A12">
        <w:t xml:space="preserve"> </w:t>
      </w:r>
      <w:proofErr w:type="spellStart"/>
      <w:r w:rsidRPr="002D5A12">
        <w:t>concept</w:t>
      </w:r>
      <w:proofErr w:type="spellEnd"/>
      <w:r w:rsidRPr="002D5A12">
        <w:t xml:space="preserve"> </w:t>
      </w:r>
      <w:proofErr w:type="spellStart"/>
      <w:r w:rsidRPr="002D5A12">
        <w:t>maps</w:t>
      </w:r>
      <w:proofErr w:type="spellEnd"/>
      <w:r w:rsidRPr="002D5A12">
        <w:t xml:space="preserve"> </w:t>
      </w:r>
      <w:proofErr w:type="spellStart"/>
      <w:r w:rsidRPr="002D5A12">
        <w:t>to</w:t>
      </w:r>
      <w:proofErr w:type="spellEnd"/>
      <w:r w:rsidRPr="002D5A12">
        <w:t xml:space="preserve"> visualize </w:t>
      </w:r>
      <w:proofErr w:type="spellStart"/>
      <w:r w:rsidRPr="002D5A12">
        <w:t>the</w:t>
      </w:r>
      <w:proofErr w:type="spellEnd"/>
      <w:r w:rsidRPr="002D5A12">
        <w:t xml:space="preserve"> </w:t>
      </w:r>
      <w:proofErr w:type="spellStart"/>
      <w:r w:rsidRPr="002D5A12">
        <w:t>organization</w:t>
      </w:r>
      <w:proofErr w:type="spellEnd"/>
      <w:r w:rsidRPr="002D5A12">
        <w:t xml:space="preserve"> </w:t>
      </w:r>
      <w:proofErr w:type="spellStart"/>
      <w:r w:rsidRPr="002D5A12">
        <w:t>of</w:t>
      </w:r>
      <w:proofErr w:type="spellEnd"/>
      <w:r w:rsidRPr="002D5A12">
        <w:t xml:space="preserve"> </w:t>
      </w:r>
      <w:proofErr w:type="spellStart"/>
      <w:r w:rsidRPr="002D5A12">
        <w:t>information</w:t>
      </w:r>
      <w:proofErr w:type="spellEnd"/>
      <w:r w:rsidRPr="002D5A12">
        <w:t xml:space="preserve"> </w:t>
      </w:r>
      <w:proofErr w:type="spellStart"/>
      <w:r w:rsidRPr="002D5A12">
        <w:t>and</w:t>
      </w:r>
      <w:proofErr w:type="spellEnd"/>
      <w:r w:rsidRPr="002D5A12">
        <w:t xml:space="preserve"> </w:t>
      </w:r>
      <w:proofErr w:type="spellStart"/>
      <w:r w:rsidRPr="002D5A12">
        <w:t>knowle</w:t>
      </w:r>
      <w:r>
        <w:t>dge</w:t>
      </w:r>
      <w:proofErr w:type="spellEnd"/>
      <w:r>
        <w:t xml:space="preserve"> </w:t>
      </w:r>
      <w:proofErr w:type="spellStart"/>
      <w:r>
        <w:t>available</w:t>
      </w:r>
      <w:proofErr w:type="spellEnd"/>
      <w:r>
        <w:t xml:space="preserve"> in </w:t>
      </w:r>
      <w:proofErr w:type="spellStart"/>
      <w:r>
        <w:t>Institutional</w:t>
      </w:r>
      <w:proofErr w:type="spellEnd"/>
      <w:r>
        <w:t xml:space="preserve"> P</w:t>
      </w:r>
      <w:r w:rsidRPr="002D5A12">
        <w:t xml:space="preserve">ortal. </w:t>
      </w:r>
      <w:proofErr w:type="spellStart"/>
      <w:r w:rsidRPr="002D5A12">
        <w:t>About</w:t>
      </w:r>
      <w:proofErr w:type="spellEnd"/>
      <w:r w:rsidRPr="002D5A12">
        <w:t xml:space="preserve"> </w:t>
      </w:r>
      <w:proofErr w:type="spellStart"/>
      <w:r w:rsidRPr="002D5A12">
        <w:t>the</w:t>
      </w:r>
      <w:proofErr w:type="spellEnd"/>
      <w:r w:rsidRPr="002D5A12">
        <w:t xml:space="preserve"> </w:t>
      </w:r>
      <w:proofErr w:type="spellStart"/>
      <w:r w:rsidRPr="002D5A12">
        <w:t>topic</w:t>
      </w:r>
      <w:proofErr w:type="spellEnd"/>
      <w:r w:rsidRPr="002D5A12">
        <w:t xml:space="preserve">, </w:t>
      </w:r>
      <w:proofErr w:type="spellStart"/>
      <w:r w:rsidRPr="002D5A12">
        <w:t>we</w:t>
      </w:r>
      <w:proofErr w:type="spellEnd"/>
      <w:r w:rsidRPr="002D5A12">
        <w:t xml:space="preserve"> </w:t>
      </w:r>
      <w:proofErr w:type="spellStart"/>
      <w:r w:rsidRPr="002D5A12">
        <w:t>conducted</w:t>
      </w:r>
      <w:proofErr w:type="spellEnd"/>
      <w:r w:rsidRPr="002D5A12">
        <w:t xml:space="preserve"> a </w:t>
      </w:r>
      <w:proofErr w:type="spellStart"/>
      <w:r w:rsidRPr="002D5A12">
        <w:t>li</w:t>
      </w:r>
      <w:r>
        <w:t>terature</w:t>
      </w:r>
      <w:proofErr w:type="spellEnd"/>
      <w:r>
        <w:t xml:space="preserve"> </w:t>
      </w:r>
      <w:proofErr w:type="spellStart"/>
      <w:r>
        <w:t>review</w:t>
      </w:r>
      <w:proofErr w:type="spellEnd"/>
      <w:r>
        <w:t xml:space="preserve"> </w:t>
      </w:r>
      <w:proofErr w:type="spellStart"/>
      <w:r>
        <w:t>on</w:t>
      </w:r>
      <w:proofErr w:type="spellEnd"/>
      <w:r>
        <w:t xml:space="preserve"> </w:t>
      </w:r>
      <w:proofErr w:type="spellStart"/>
      <w:r>
        <w:t>the</w:t>
      </w:r>
      <w:proofErr w:type="spellEnd"/>
      <w:r>
        <w:t xml:space="preserve"> </w:t>
      </w:r>
      <w:proofErr w:type="spellStart"/>
      <w:r>
        <w:t>Question</w:t>
      </w:r>
      <w:proofErr w:type="spellEnd"/>
      <w:r w:rsidRPr="002D5A12">
        <w:t>: "</w:t>
      </w:r>
      <w:r>
        <w:t xml:space="preserve">Bases </w:t>
      </w:r>
      <w:proofErr w:type="spellStart"/>
      <w:r>
        <w:t>of</w:t>
      </w:r>
      <w:proofErr w:type="spellEnd"/>
      <w:r>
        <w:t xml:space="preserve"> </w:t>
      </w:r>
      <w:proofErr w:type="spellStart"/>
      <w:r>
        <w:t>organization</w:t>
      </w:r>
      <w:proofErr w:type="spellEnd"/>
      <w:r>
        <w:t xml:space="preserve"> </w:t>
      </w:r>
      <w:proofErr w:type="spellStart"/>
      <w:r>
        <w:t>of</w:t>
      </w:r>
      <w:proofErr w:type="spellEnd"/>
      <w:r w:rsidRPr="002D5A12">
        <w:t xml:space="preserve"> </w:t>
      </w:r>
      <w:proofErr w:type="spellStart"/>
      <w:r>
        <w:t>Information</w:t>
      </w:r>
      <w:proofErr w:type="spellEnd"/>
      <w:r>
        <w:t xml:space="preserve"> </w:t>
      </w:r>
      <w:proofErr w:type="spellStart"/>
      <w:r>
        <w:t>and</w:t>
      </w:r>
      <w:proofErr w:type="spellEnd"/>
      <w:r>
        <w:t xml:space="preserve"> </w:t>
      </w:r>
      <w:proofErr w:type="spellStart"/>
      <w:r>
        <w:t>K</w:t>
      </w:r>
      <w:r w:rsidRPr="002D5A12">
        <w:t>nowledge</w:t>
      </w:r>
      <w:proofErr w:type="spellEnd"/>
      <w:r w:rsidRPr="002D5A12">
        <w:t xml:space="preserve">", </w:t>
      </w:r>
      <w:proofErr w:type="spellStart"/>
      <w:r w:rsidRPr="002D5A12">
        <w:t>correlating</w:t>
      </w:r>
      <w:proofErr w:type="spellEnd"/>
      <w:r w:rsidRPr="002D5A12">
        <w:t xml:space="preserve"> </w:t>
      </w:r>
      <w:proofErr w:type="spellStart"/>
      <w:r w:rsidRPr="002D5A12">
        <w:t>with</w:t>
      </w:r>
      <w:proofErr w:type="spellEnd"/>
      <w:r w:rsidRPr="002D5A12">
        <w:t xml:space="preserve"> </w:t>
      </w:r>
      <w:proofErr w:type="spellStart"/>
      <w:r w:rsidRPr="002D5A12">
        <w:t>experience</w:t>
      </w:r>
      <w:proofErr w:type="spellEnd"/>
      <w:r w:rsidRPr="002D5A12">
        <w:t xml:space="preserve"> in </w:t>
      </w:r>
      <w:proofErr w:type="spellStart"/>
      <w:r w:rsidRPr="002D5A12">
        <w:t>Informat</w:t>
      </w:r>
      <w:r>
        <w:t>ion</w:t>
      </w:r>
      <w:proofErr w:type="spellEnd"/>
      <w:r>
        <w:t xml:space="preserve"> Technology. For </w:t>
      </w:r>
      <w:proofErr w:type="spellStart"/>
      <w:r>
        <w:t>this</w:t>
      </w:r>
      <w:proofErr w:type="spellEnd"/>
      <w:r>
        <w:t xml:space="preserve"> </w:t>
      </w:r>
      <w:proofErr w:type="spellStart"/>
      <w:r>
        <w:t>study</w:t>
      </w:r>
      <w:proofErr w:type="spellEnd"/>
      <w:r w:rsidRPr="002D5A12">
        <w:t xml:space="preserve">, </w:t>
      </w:r>
      <w:proofErr w:type="spellStart"/>
      <w:r w:rsidRPr="002D5A12">
        <w:t>we</w:t>
      </w:r>
      <w:proofErr w:type="spellEnd"/>
      <w:r w:rsidRPr="002D5A12">
        <w:t xml:space="preserve"> </w:t>
      </w:r>
      <w:proofErr w:type="spellStart"/>
      <w:r w:rsidRPr="002D5A12">
        <w:t>used</w:t>
      </w:r>
      <w:proofErr w:type="spellEnd"/>
      <w:r w:rsidRPr="002D5A12">
        <w:t xml:space="preserve"> </w:t>
      </w:r>
      <w:proofErr w:type="spellStart"/>
      <w:r w:rsidRPr="002D5A12">
        <w:t>the</w:t>
      </w:r>
      <w:proofErr w:type="spellEnd"/>
      <w:r w:rsidRPr="002D5A12">
        <w:t xml:space="preserve"> </w:t>
      </w:r>
      <w:proofErr w:type="spellStart"/>
      <w:r w:rsidRPr="002D5A12">
        <w:t>methodology</w:t>
      </w:r>
      <w:proofErr w:type="spellEnd"/>
      <w:r w:rsidRPr="002D5A12">
        <w:t xml:space="preserve"> </w:t>
      </w:r>
      <w:proofErr w:type="spellStart"/>
      <w:r w:rsidRPr="002D5A12">
        <w:t>exploratory</w:t>
      </w:r>
      <w:proofErr w:type="spellEnd"/>
      <w:r w:rsidRPr="002D5A12">
        <w:t xml:space="preserve"> </w:t>
      </w:r>
      <w:proofErr w:type="spellStart"/>
      <w:r w:rsidRPr="002D5A12">
        <w:t>and</w:t>
      </w:r>
      <w:proofErr w:type="spellEnd"/>
      <w:r w:rsidRPr="002D5A12">
        <w:t xml:space="preserve"> </w:t>
      </w:r>
      <w:proofErr w:type="spellStart"/>
      <w:r w:rsidRPr="002D5A12">
        <w:t>descriptive</w:t>
      </w:r>
      <w:proofErr w:type="spellEnd"/>
      <w:r w:rsidRPr="002D5A12">
        <w:t xml:space="preserve"> , </w:t>
      </w:r>
      <w:proofErr w:type="spellStart"/>
      <w:r w:rsidRPr="002D5A12">
        <w:t>with</w:t>
      </w:r>
      <w:proofErr w:type="spellEnd"/>
      <w:r w:rsidRPr="002D5A12">
        <w:t xml:space="preserve"> </w:t>
      </w:r>
      <w:proofErr w:type="spellStart"/>
      <w:r w:rsidRPr="002D5A12">
        <w:t>analysis</w:t>
      </w:r>
      <w:proofErr w:type="spellEnd"/>
      <w:r w:rsidRPr="002D5A12">
        <w:t xml:space="preserve"> </w:t>
      </w:r>
      <w:proofErr w:type="spellStart"/>
      <w:r w:rsidRPr="002D5A12">
        <w:t>of</w:t>
      </w:r>
      <w:proofErr w:type="spellEnd"/>
      <w:r w:rsidRPr="002D5A12">
        <w:t xml:space="preserve"> </w:t>
      </w:r>
      <w:proofErr w:type="spellStart"/>
      <w:r w:rsidRPr="002D5A12">
        <w:t>the</w:t>
      </w:r>
      <w:proofErr w:type="spellEnd"/>
      <w:r w:rsidRPr="002D5A12">
        <w:t xml:space="preserve"> </w:t>
      </w:r>
      <w:proofErr w:type="spellStart"/>
      <w:r w:rsidRPr="002D5A12">
        <w:t>institutional</w:t>
      </w:r>
      <w:proofErr w:type="spellEnd"/>
      <w:r w:rsidRPr="002D5A12">
        <w:t xml:space="preserve"> portal </w:t>
      </w:r>
      <w:proofErr w:type="spellStart"/>
      <w:r w:rsidRPr="002D5A12">
        <w:t>of</w:t>
      </w:r>
      <w:proofErr w:type="spellEnd"/>
      <w:r w:rsidRPr="002D5A12">
        <w:t xml:space="preserve"> </w:t>
      </w:r>
      <w:proofErr w:type="spellStart"/>
      <w:r w:rsidRPr="002D5A12">
        <w:t>the</w:t>
      </w:r>
      <w:proofErr w:type="spellEnd"/>
      <w:r w:rsidRPr="002D5A12">
        <w:t xml:space="preserve"> City </w:t>
      </w:r>
      <w:proofErr w:type="spellStart"/>
      <w:r w:rsidRPr="002D5A12">
        <w:t>of</w:t>
      </w:r>
      <w:proofErr w:type="spellEnd"/>
      <w:r w:rsidRPr="002D5A12">
        <w:t xml:space="preserve"> Ivaiporã , </w:t>
      </w:r>
      <w:proofErr w:type="spellStart"/>
      <w:r w:rsidRPr="002D5A12">
        <w:t>mapping</w:t>
      </w:r>
      <w:proofErr w:type="spellEnd"/>
      <w:r w:rsidRPr="002D5A12">
        <w:t xml:space="preserve"> </w:t>
      </w:r>
      <w:proofErr w:type="spellStart"/>
      <w:r w:rsidRPr="002D5A12">
        <w:t>using</w:t>
      </w:r>
      <w:proofErr w:type="spellEnd"/>
      <w:r w:rsidRPr="002D5A12">
        <w:t xml:space="preserve"> </w:t>
      </w:r>
      <w:proofErr w:type="spellStart"/>
      <w:r w:rsidRPr="002D5A12">
        <w:t>CmapT</w:t>
      </w:r>
      <w:r>
        <w:t>ools</w:t>
      </w:r>
      <w:proofErr w:type="spellEnd"/>
      <w:r>
        <w:t xml:space="preserve"> case tool in </w:t>
      </w:r>
      <w:proofErr w:type="spellStart"/>
      <w:r>
        <w:t>building</w:t>
      </w:r>
      <w:proofErr w:type="spellEnd"/>
      <w:r>
        <w:t xml:space="preserve"> </w:t>
      </w:r>
      <w:proofErr w:type="spellStart"/>
      <w:r>
        <w:t>and</w:t>
      </w:r>
      <w:proofErr w:type="spellEnd"/>
      <w:r>
        <w:t xml:space="preserve"> </w:t>
      </w:r>
      <w:proofErr w:type="spellStart"/>
      <w:r>
        <w:t>C</w:t>
      </w:r>
      <w:r w:rsidRPr="002D5A12">
        <w:t>oncept</w:t>
      </w:r>
      <w:proofErr w:type="spellEnd"/>
      <w:r w:rsidRPr="002D5A12">
        <w:t xml:space="preserve"> </w:t>
      </w:r>
      <w:proofErr w:type="spellStart"/>
      <w:r w:rsidRPr="002D5A12">
        <w:t>maps</w:t>
      </w:r>
      <w:proofErr w:type="spellEnd"/>
      <w:r w:rsidRPr="002D5A12">
        <w:t xml:space="preserve"> as a tool for data </w:t>
      </w:r>
      <w:proofErr w:type="spellStart"/>
      <w:r w:rsidRPr="002D5A12">
        <w:t>collection</w:t>
      </w:r>
      <w:proofErr w:type="spellEnd"/>
      <w:r>
        <w:t xml:space="preserve"> </w:t>
      </w:r>
      <w:proofErr w:type="spellStart"/>
      <w:r>
        <w:t>questionnaires</w:t>
      </w:r>
      <w:proofErr w:type="spellEnd"/>
      <w:r>
        <w:t xml:space="preserve"> </w:t>
      </w:r>
      <w:proofErr w:type="spellStart"/>
      <w:r>
        <w:t>were</w:t>
      </w:r>
      <w:proofErr w:type="spellEnd"/>
      <w:r>
        <w:t xml:space="preserve"> </w:t>
      </w:r>
      <w:proofErr w:type="spellStart"/>
      <w:r>
        <w:t>used</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stages</w:t>
      </w:r>
      <w:proofErr w:type="spellEnd"/>
      <w:r>
        <w:t xml:space="preserve">. </w:t>
      </w:r>
      <w:proofErr w:type="spellStart"/>
      <w:r>
        <w:t>Co</w:t>
      </w:r>
      <w:r w:rsidRPr="002D5A12">
        <w:t>nclude</w:t>
      </w:r>
      <w:r>
        <w:t>s</w:t>
      </w:r>
      <w:proofErr w:type="spellEnd"/>
      <w:r w:rsidRPr="002D5A12">
        <w:t xml:space="preserve"> </w:t>
      </w:r>
      <w:proofErr w:type="spellStart"/>
      <w:r w:rsidRPr="002D5A12">
        <w:t>that</w:t>
      </w:r>
      <w:proofErr w:type="spellEnd"/>
      <w:r w:rsidRPr="002D5A12">
        <w:t xml:space="preserve"> </w:t>
      </w:r>
      <w:proofErr w:type="spellStart"/>
      <w:r w:rsidRPr="002D5A12">
        <w:t>the</w:t>
      </w:r>
      <w:proofErr w:type="spellEnd"/>
      <w:r w:rsidRPr="002D5A12">
        <w:t xml:space="preserve"> </w:t>
      </w:r>
      <w:proofErr w:type="spellStart"/>
      <w:r w:rsidRPr="002D5A12">
        <w:t>concept</w:t>
      </w:r>
      <w:proofErr w:type="spellEnd"/>
      <w:r w:rsidRPr="002D5A12">
        <w:t xml:space="preserve"> </w:t>
      </w:r>
      <w:proofErr w:type="spellStart"/>
      <w:r w:rsidRPr="002D5A12">
        <w:t>maps</w:t>
      </w:r>
      <w:proofErr w:type="spellEnd"/>
      <w:r w:rsidRPr="002D5A12">
        <w:t xml:space="preserve"> </w:t>
      </w:r>
      <w:proofErr w:type="spellStart"/>
      <w:r w:rsidRPr="002D5A12">
        <w:t>collaborate</w:t>
      </w:r>
      <w:proofErr w:type="spellEnd"/>
      <w:r w:rsidRPr="002D5A12">
        <w:t xml:space="preserve"> </w:t>
      </w:r>
      <w:proofErr w:type="spellStart"/>
      <w:r w:rsidRPr="002D5A12">
        <w:t>effectively</w:t>
      </w:r>
      <w:proofErr w:type="spellEnd"/>
      <w:r w:rsidRPr="002D5A12">
        <w:t xml:space="preserve"> as </w:t>
      </w:r>
      <w:proofErr w:type="spellStart"/>
      <w:r w:rsidRPr="002D5A12">
        <w:t>an</w:t>
      </w:r>
      <w:proofErr w:type="spellEnd"/>
      <w:r w:rsidRPr="002D5A12">
        <w:t xml:space="preserve"> </w:t>
      </w:r>
      <w:proofErr w:type="spellStart"/>
      <w:r w:rsidRPr="002D5A12">
        <w:t>aid</w:t>
      </w:r>
      <w:proofErr w:type="spellEnd"/>
      <w:r w:rsidRPr="002D5A12">
        <w:t xml:space="preserve"> </w:t>
      </w:r>
      <w:proofErr w:type="spellStart"/>
      <w:r w:rsidRPr="002D5A12">
        <w:t>to</w:t>
      </w:r>
      <w:proofErr w:type="spellEnd"/>
      <w:r w:rsidRPr="002D5A12">
        <w:t xml:space="preserve"> </w:t>
      </w:r>
      <w:proofErr w:type="spellStart"/>
      <w:r w:rsidRPr="002D5A12">
        <w:t>organizing</w:t>
      </w:r>
      <w:proofErr w:type="spellEnd"/>
      <w:r w:rsidRPr="002D5A12">
        <w:t xml:space="preserve"> </w:t>
      </w:r>
      <w:proofErr w:type="spellStart"/>
      <w:r w:rsidRPr="002D5A12">
        <w:t>information</w:t>
      </w:r>
      <w:proofErr w:type="spellEnd"/>
      <w:r w:rsidRPr="002D5A12">
        <w:t xml:space="preserve"> </w:t>
      </w:r>
      <w:proofErr w:type="spellStart"/>
      <w:r w:rsidRPr="002D5A12">
        <w:t>and</w:t>
      </w:r>
      <w:proofErr w:type="spellEnd"/>
      <w:r w:rsidRPr="002D5A12">
        <w:t xml:space="preserve"> </w:t>
      </w:r>
      <w:proofErr w:type="spellStart"/>
      <w:r w:rsidRPr="002D5A12">
        <w:t>knowledge</w:t>
      </w:r>
      <w:proofErr w:type="spellEnd"/>
      <w:r w:rsidRPr="002D5A12">
        <w:t xml:space="preserve"> </w:t>
      </w:r>
      <w:proofErr w:type="spellStart"/>
      <w:r w:rsidRPr="002D5A12">
        <w:t>used</w:t>
      </w:r>
      <w:proofErr w:type="spellEnd"/>
      <w:r w:rsidRPr="002D5A12">
        <w:t xml:space="preserve"> </w:t>
      </w:r>
      <w:proofErr w:type="spellStart"/>
      <w:r w:rsidRPr="002D5A12">
        <w:t>by</w:t>
      </w:r>
      <w:proofErr w:type="spellEnd"/>
      <w:r w:rsidRPr="002D5A12">
        <w:t xml:space="preserve"> </w:t>
      </w:r>
      <w:proofErr w:type="spellStart"/>
      <w:r w:rsidRPr="002D5A12">
        <w:t>this</w:t>
      </w:r>
      <w:proofErr w:type="spellEnd"/>
      <w:r w:rsidRPr="002D5A12">
        <w:t xml:space="preserve"> website, </w:t>
      </w:r>
      <w:proofErr w:type="spellStart"/>
      <w:r w:rsidRPr="002D5A12">
        <w:t>making</w:t>
      </w:r>
      <w:proofErr w:type="spellEnd"/>
      <w:r w:rsidRPr="002D5A12">
        <w:t xml:space="preserve"> it a system </w:t>
      </w:r>
      <w:proofErr w:type="spellStart"/>
      <w:r w:rsidRPr="002D5A12">
        <w:t>d</w:t>
      </w:r>
      <w:r>
        <w:t>eveloped</w:t>
      </w:r>
      <w:proofErr w:type="spellEnd"/>
      <w:r>
        <w:t xml:space="preserve"> for web </w:t>
      </w:r>
      <w:proofErr w:type="spellStart"/>
      <w:r>
        <w:t>usability</w:t>
      </w:r>
      <w:proofErr w:type="spellEnd"/>
      <w:r>
        <w:t xml:space="preserve"> more</w:t>
      </w:r>
      <w:r w:rsidRPr="002D5A12">
        <w:t xml:space="preserve">. The </w:t>
      </w:r>
      <w:proofErr w:type="spellStart"/>
      <w:r w:rsidRPr="002D5A12">
        <w:t>achieved</w:t>
      </w:r>
      <w:proofErr w:type="spellEnd"/>
      <w:r w:rsidRPr="002D5A12">
        <w:t xml:space="preserve"> </w:t>
      </w:r>
      <w:proofErr w:type="spellStart"/>
      <w:r w:rsidRPr="002D5A12">
        <w:t>results</w:t>
      </w:r>
      <w:proofErr w:type="spellEnd"/>
      <w:r w:rsidRPr="002D5A12">
        <w:t xml:space="preserve"> </w:t>
      </w:r>
      <w:proofErr w:type="spellStart"/>
      <w:r w:rsidRPr="002D5A12">
        <w:t>all</w:t>
      </w:r>
      <w:r>
        <w:t>ow</w:t>
      </w:r>
      <w:proofErr w:type="spellEnd"/>
      <w:r>
        <w:t xml:space="preserve"> </w:t>
      </w:r>
      <w:proofErr w:type="spellStart"/>
      <w:r>
        <w:t>the</w:t>
      </w:r>
      <w:proofErr w:type="spellEnd"/>
      <w:r>
        <w:t xml:space="preserve"> </w:t>
      </w:r>
      <w:proofErr w:type="spellStart"/>
      <w:r>
        <w:t>extension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w:t>
      </w:r>
    </w:p>
    <w:p w:rsidR="00011107" w:rsidRDefault="00011107" w:rsidP="00DD72BE">
      <w:pPr>
        <w:spacing w:after="0"/>
        <w:jc w:val="both"/>
        <w:rPr>
          <w:rFonts w:ascii="Arial" w:hAnsi="Arial" w:cs="Arial"/>
          <w:sz w:val="24"/>
          <w:szCs w:val="24"/>
        </w:rPr>
      </w:pPr>
    </w:p>
    <w:p w:rsidR="00011107" w:rsidRDefault="00011107" w:rsidP="00DD72BE">
      <w:pPr>
        <w:spacing w:after="0"/>
        <w:jc w:val="both"/>
        <w:rPr>
          <w:rFonts w:ascii="Arial" w:hAnsi="Arial" w:cs="Arial"/>
          <w:sz w:val="24"/>
          <w:szCs w:val="24"/>
        </w:rPr>
      </w:pPr>
      <w:r w:rsidRPr="00A0516B">
        <w:rPr>
          <w:rFonts w:ascii="Arial" w:hAnsi="Arial" w:cs="Arial"/>
          <w:b/>
          <w:sz w:val="24"/>
          <w:szCs w:val="24"/>
        </w:rPr>
        <w:t>Keywords</w:t>
      </w:r>
      <w:r>
        <w:rPr>
          <w:rFonts w:ascii="Arial" w:hAnsi="Arial" w:cs="Arial"/>
          <w:sz w:val="24"/>
          <w:szCs w:val="24"/>
        </w:rPr>
        <w:t xml:space="preserve">: </w:t>
      </w:r>
      <w:proofErr w:type="spellStart"/>
      <w:r>
        <w:rPr>
          <w:rFonts w:ascii="Arial" w:hAnsi="Arial" w:cs="Arial"/>
          <w:sz w:val="24"/>
          <w:szCs w:val="24"/>
        </w:rPr>
        <w:t>Organization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Information</w:t>
      </w:r>
      <w:proofErr w:type="spellEnd"/>
      <w:r>
        <w:rPr>
          <w:rFonts w:ascii="Arial" w:hAnsi="Arial" w:cs="Arial"/>
          <w:sz w:val="24"/>
          <w:szCs w:val="24"/>
        </w:rPr>
        <w:t xml:space="preserve">, </w:t>
      </w:r>
      <w:proofErr w:type="spellStart"/>
      <w:r>
        <w:rPr>
          <w:rFonts w:ascii="Arial" w:hAnsi="Arial" w:cs="Arial"/>
          <w:sz w:val="24"/>
          <w:szCs w:val="24"/>
        </w:rPr>
        <w:t>Knowledge</w:t>
      </w:r>
      <w:proofErr w:type="spellEnd"/>
      <w:r>
        <w:rPr>
          <w:rFonts w:ascii="Arial" w:hAnsi="Arial" w:cs="Arial"/>
          <w:sz w:val="24"/>
          <w:szCs w:val="24"/>
        </w:rPr>
        <w:t xml:space="preserve">, </w:t>
      </w:r>
      <w:proofErr w:type="spellStart"/>
      <w:r>
        <w:rPr>
          <w:rFonts w:ascii="Arial" w:hAnsi="Arial" w:cs="Arial"/>
          <w:sz w:val="24"/>
          <w:szCs w:val="24"/>
        </w:rPr>
        <w:t>C</w:t>
      </w:r>
      <w:r w:rsidRPr="002D5A12">
        <w:rPr>
          <w:rFonts w:ascii="Arial" w:hAnsi="Arial" w:cs="Arial"/>
          <w:sz w:val="24"/>
          <w:szCs w:val="24"/>
        </w:rPr>
        <w:t>oncept</w:t>
      </w:r>
      <w:proofErr w:type="spellEnd"/>
      <w:r w:rsidRPr="002D5A12">
        <w:rPr>
          <w:rFonts w:ascii="Arial" w:hAnsi="Arial" w:cs="Arial"/>
          <w:sz w:val="24"/>
          <w:szCs w:val="24"/>
        </w:rPr>
        <w:t xml:space="preserve"> </w:t>
      </w:r>
      <w:proofErr w:type="spellStart"/>
      <w:r w:rsidRPr="002D5A12">
        <w:rPr>
          <w:rFonts w:ascii="Arial" w:hAnsi="Arial" w:cs="Arial"/>
          <w:sz w:val="24"/>
          <w:szCs w:val="24"/>
        </w:rPr>
        <w:t>maps</w:t>
      </w:r>
      <w:proofErr w:type="spellEnd"/>
      <w:r w:rsidRPr="002D5A12">
        <w:rPr>
          <w:rFonts w:ascii="Arial" w:hAnsi="Arial" w:cs="Arial"/>
          <w:sz w:val="24"/>
          <w:szCs w:val="24"/>
        </w:rPr>
        <w:t xml:space="preserve">, </w:t>
      </w:r>
      <w:proofErr w:type="spellStart"/>
      <w:r w:rsidRPr="002D5A12">
        <w:rPr>
          <w:rFonts w:ascii="Arial" w:hAnsi="Arial" w:cs="Arial"/>
          <w:sz w:val="24"/>
          <w:szCs w:val="24"/>
        </w:rPr>
        <w:t>usability</w:t>
      </w:r>
      <w:proofErr w:type="spellEnd"/>
      <w:r w:rsidRPr="002D5A12">
        <w:rPr>
          <w:rFonts w:ascii="Arial" w:hAnsi="Arial" w:cs="Arial"/>
          <w:sz w:val="24"/>
          <w:szCs w:val="24"/>
        </w:rPr>
        <w:t>, case tools, web.</w:t>
      </w: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011107" w:rsidRDefault="00011107" w:rsidP="00011107">
      <w:pPr>
        <w:jc w:val="both"/>
        <w:rPr>
          <w:rFonts w:ascii="Arial" w:hAnsi="Arial" w:cs="Arial"/>
          <w:sz w:val="24"/>
          <w:szCs w:val="24"/>
        </w:rPr>
      </w:pPr>
    </w:p>
    <w:p w:rsidR="00DD72BE" w:rsidRDefault="00DD72BE" w:rsidP="00011107">
      <w:pPr>
        <w:jc w:val="both"/>
        <w:rPr>
          <w:rFonts w:ascii="Arial" w:hAnsi="Arial" w:cs="Arial"/>
          <w:sz w:val="24"/>
          <w:szCs w:val="24"/>
        </w:rPr>
      </w:pPr>
    </w:p>
    <w:p w:rsidR="00DD72BE" w:rsidRDefault="00DD72BE" w:rsidP="00011107">
      <w:pPr>
        <w:jc w:val="both"/>
        <w:rPr>
          <w:rFonts w:ascii="Arial" w:hAnsi="Arial" w:cs="Arial"/>
          <w:sz w:val="24"/>
          <w:szCs w:val="24"/>
        </w:rPr>
      </w:pPr>
    </w:p>
    <w:p w:rsidR="00DD72BE" w:rsidRDefault="00DD72BE" w:rsidP="00011107">
      <w:pPr>
        <w:jc w:val="both"/>
        <w:rPr>
          <w:rFonts w:ascii="Arial" w:hAnsi="Arial" w:cs="Arial"/>
          <w:sz w:val="24"/>
          <w:szCs w:val="24"/>
        </w:rPr>
      </w:pPr>
    </w:p>
    <w:p w:rsidR="00011107" w:rsidRPr="00102A04" w:rsidRDefault="00770702" w:rsidP="00583804">
      <w:pPr>
        <w:pStyle w:val="Padro"/>
      </w:pPr>
      <w:r>
        <w:rPr>
          <w:noProof/>
          <w:lang w:eastAsia="pt-BR"/>
        </w:rPr>
        <w:lastRenderedPageBreak/>
        <mc:AlternateContent>
          <mc:Choice Requires="wps">
            <w:drawing>
              <wp:anchor distT="0" distB="0" distL="114300" distR="114300" simplePos="0" relativeHeight="251674624" behindDoc="0" locked="0" layoutInCell="1" allowOverlap="1" wp14:anchorId="3C0FD201" wp14:editId="45F84F4C">
                <wp:simplePos x="0" y="0"/>
                <wp:positionH relativeFrom="column">
                  <wp:posOffset>5654040</wp:posOffset>
                </wp:positionH>
                <wp:positionV relativeFrom="paragraph">
                  <wp:posOffset>-641985</wp:posOffset>
                </wp:positionV>
                <wp:extent cx="133350" cy="161925"/>
                <wp:effectExtent l="0" t="0" r="19050" b="28575"/>
                <wp:wrapNone/>
                <wp:docPr id="58" name="Retângulo 58"/>
                <wp:cNvGraphicFramePr/>
                <a:graphic xmlns:a="http://schemas.openxmlformats.org/drawingml/2006/main">
                  <a:graphicData uri="http://schemas.microsoft.com/office/word/2010/wordprocessingShape">
                    <wps:wsp>
                      <wps:cNvSpPr/>
                      <wps:spPr>
                        <a:xfrm>
                          <a:off x="0" y="0"/>
                          <a:ext cx="13335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8" o:spid="_x0000_s1026" style="position:absolute;margin-left:445.2pt;margin-top:-50.55pt;width:10.5pt;height:1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" fillcolor="white [3212]" strokecolor="white [3212]" strokeweight="2pt"/>
            </w:pict>
          </mc:Fallback>
        </mc:AlternateContent>
      </w:r>
      <w:r w:rsidR="00011107" w:rsidRPr="00102A04">
        <w:t>LISTA DE ILUSTRAÇÕES</w:t>
      </w:r>
    </w:p>
    <w:p w:rsidR="00633241" w:rsidRPr="00102A04" w:rsidRDefault="00633241" w:rsidP="00633241">
      <w:pPr>
        <w:pStyle w:val="ndicedeilustraes"/>
        <w:tabs>
          <w:tab w:val="right" w:leader="dot" w:pos="9061"/>
        </w:tabs>
        <w:spacing w:after="0" w:line="360" w:lineRule="auto"/>
        <w:rPr>
          <w:rFonts w:ascii="Arial" w:hAnsi="Arial" w:cs="Arial"/>
          <w:noProof/>
          <w:sz w:val="24"/>
          <w:szCs w:val="24"/>
        </w:rPr>
      </w:pPr>
      <w:r w:rsidRPr="00102A04">
        <w:rPr>
          <w:rFonts w:ascii="Arial" w:hAnsi="Arial" w:cs="Arial"/>
          <w:sz w:val="24"/>
          <w:szCs w:val="24"/>
        </w:rPr>
        <w:fldChar w:fldCharType="begin"/>
      </w:r>
      <w:r w:rsidRPr="00102A04">
        <w:rPr>
          <w:rFonts w:ascii="Arial" w:hAnsi="Arial" w:cs="Arial"/>
          <w:sz w:val="24"/>
          <w:szCs w:val="24"/>
        </w:rPr>
        <w:instrText xml:space="preserve"> TOC \h \z \c "Figura" </w:instrText>
      </w:r>
      <w:r w:rsidRPr="00102A04">
        <w:rPr>
          <w:rFonts w:ascii="Arial" w:hAnsi="Arial" w:cs="Arial"/>
          <w:sz w:val="24"/>
          <w:szCs w:val="24"/>
        </w:rPr>
        <w:fldChar w:fldCharType="separate"/>
      </w:r>
      <w:hyperlink w:anchor="_Toc371424570" w:history="1">
        <w:r w:rsidRPr="00102A04">
          <w:rPr>
            <w:rStyle w:val="Hyperlink"/>
            <w:rFonts w:ascii="Arial" w:hAnsi="Arial" w:cs="Arial"/>
            <w:noProof/>
            <w:sz w:val="24"/>
            <w:szCs w:val="24"/>
          </w:rPr>
          <w:t xml:space="preserve">Figura 1- Resultado de pesquisa por palavra chave "Ivaiporã" pelo buscador do </w:t>
        </w:r>
        <w:r w:rsidRPr="00102A04">
          <w:rPr>
            <w:rStyle w:val="Hyperlink"/>
            <w:rFonts w:ascii="Arial" w:hAnsi="Arial" w:cs="Arial"/>
            <w:i/>
            <w:noProof/>
            <w:sz w:val="24"/>
            <w:szCs w:val="24"/>
          </w:rPr>
          <w:t>Google.</w:t>
        </w:r>
        <w:r w:rsidRPr="00102A04">
          <w:rPr>
            <w:rFonts w:ascii="Arial" w:hAnsi="Arial" w:cs="Arial"/>
            <w:noProof/>
            <w:webHidden/>
            <w:sz w:val="24"/>
            <w:szCs w:val="24"/>
          </w:rPr>
          <w:tab/>
        </w:r>
        <w:r w:rsidRPr="00102A04">
          <w:rPr>
            <w:rFonts w:ascii="Arial" w:hAnsi="Arial" w:cs="Arial"/>
            <w:noProof/>
            <w:webHidden/>
            <w:sz w:val="24"/>
            <w:szCs w:val="24"/>
          </w:rPr>
          <w:fldChar w:fldCharType="begin"/>
        </w:r>
        <w:r w:rsidRPr="00102A04">
          <w:rPr>
            <w:rFonts w:ascii="Arial" w:hAnsi="Arial" w:cs="Arial"/>
            <w:noProof/>
            <w:webHidden/>
            <w:sz w:val="24"/>
            <w:szCs w:val="24"/>
          </w:rPr>
          <w:instrText xml:space="preserve"> PAGEREF _Toc371424570 \h </w:instrText>
        </w:r>
        <w:r w:rsidRPr="00102A04">
          <w:rPr>
            <w:rFonts w:ascii="Arial" w:hAnsi="Arial" w:cs="Arial"/>
            <w:noProof/>
            <w:webHidden/>
            <w:sz w:val="24"/>
            <w:szCs w:val="24"/>
          </w:rPr>
        </w:r>
        <w:r w:rsidRPr="00102A04">
          <w:rPr>
            <w:rFonts w:ascii="Arial" w:hAnsi="Arial" w:cs="Arial"/>
            <w:noProof/>
            <w:webHidden/>
            <w:sz w:val="24"/>
            <w:szCs w:val="24"/>
          </w:rPr>
          <w:fldChar w:fldCharType="separate"/>
        </w:r>
        <w:r w:rsidR="00107A83" w:rsidRPr="00102A04">
          <w:rPr>
            <w:rFonts w:ascii="Arial" w:hAnsi="Arial" w:cs="Arial"/>
            <w:noProof/>
            <w:webHidden/>
            <w:sz w:val="24"/>
            <w:szCs w:val="24"/>
          </w:rPr>
          <w:t>23</w:t>
        </w:r>
        <w:r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1" w:history="1">
        <w:r w:rsidR="00633241" w:rsidRPr="00102A04">
          <w:rPr>
            <w:rStyle w:val="Hyperlink"/>
            <w:rFonts w:ascii="Arial" w:hAnsi="Arial" w:cs="Arial"/>
            <w:noProof/>
            <w:sz w:val="24"/>
            <w:szCs w:val="24"/>
          </w:rPr>
          <w:t>Figura 2 - Resultado de busca: portal da Prefeitura Municipal de Ivaiporã.</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_Toc371424571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2" w:history="1">
        <w:r w:rsidR="00633241" w:rsidRPr="00102A04">
          <w:rPr>
            <w:rStyle w:val="Hyperlink"/>
            <w:rFonts w:ascii="Arial" w:hAnsi="Arial" w:cs="Arial"/>
            <w:noProof/>
            <w:sz w:val="24"/>
            <w:szCs w:val="24"/>
          </w:rPr>
          <w:t>Figura 3 - Pesquisa por “emprego” através do recurso “Pesquise no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_Toc371424572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24</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3" w:history="1">
        <w:r w:rsidR="00633241" w:rsidRPr="00102A04">
          <w:rPr>
            <w:rStyle w:val="Hyperlink"/>
            <w:rFonts w:ascii="Arial" w:hAnsi="Arial" w:cs="Arial"/>
            <w:noProof/>
            <w:sz w:val="24"/>
            <w:szCs w:val="24"/>
          </w:rPr>
          <w:t>Figura 4 - Mapa Conceitual do portal da Prefeitura Municipal de Ivaiporã.</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_Toc371424573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26</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4" w:history="1">
        <w:r w:rsidR="00633241" w:rsidRPr="00102A04">
          <w:rPr>
            <w:rStyle w:val="Hyperlink"/>
            <w:rFonts w:ascii="Arial" w:hAnsi="Arial" w:cs="Arial"/>
            <w:noProof/>
            <w:sz w:val="24"/>
            <w:szCs w:val="24"/>
          </w:rPr>
          <w:t>Figura 5 - Mapa Conceitual segundo item de menu “Notas de avisos”.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_Toc371424574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27</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5" w:history="1">
        <w:r w:rsidR="00633241" w:rsidRPr="00102A04">
          <w:rPr>
            <w:rStyle w:val="Hyperlink"/>
            <w:rFonts w:ascii="Arial" w:hAnsi="Arial" w:cs="Arial"/>
            <w:noProof/>
            <w:sz w:val="24"/>
            <w:szCs w:val="24"/>
          </w:rPr>
          <w:t>Figura 6 - Mapa Conceitual segundo item de menu “Notícias”.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_Toc371424575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28</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6" w:history="1">
        <w:r w:rsidR="00633241" w:rsidRPr="00102A04">
          <w:rPr>
            <w:rStyle w:val="Hyperlink"/>
            <w:rFonts w:ascii="Arial" w:hAnsi="Arial" w:cs="Arial"/>
            <w:noProof/>
            <w:sz w:val="24"/>
            <w:szCs w:val="24"/>
          </w:rPr>
          <w:t>Figura 7 - Mapa Conceitual segundo item de menu “Prefeito Luiz Carlos Gil”.</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_Toc371424576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28</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7" w:history="1">
        <w:r w:rsidR="00633241" w:rsidRPr="00102A04">
          <w:rPr>
            <w:rStyle w:val="Hyperlink"/>
            <w:rFonts w:ascii="Arial" w:hAnsi="Arial" w:cs="Arial"/>
            <w:noProof/>
            <w:sz w:val="24"/>
            <w:szCs w:val="24"/>
          </w:rPr>
          <w:t>Figura 8 - Mapa Conceitual segundo item de menu “Gabinete”.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_Toc371424577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29</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8" w:history="1">
        <w:r w:rsidR="00633241" w:rsidRPr="00102A04">
          <w:rPr>
            <w:rStyle w:val="Hyperlink"/>
            <w:rFonts w:ascii="Arial" w:hAnsi="Arial" w:cs="Arial"/>
            <w:noProof/>
            <w:sz w:val="24"/>
            <w:szCs w:val="24"/>
          </w:rPr>
          <w:t>Figura 9 - Mapa Conceitual segundo item de menu “Publicação Legal”.</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_Toc371424578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30</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79" w:history="1">
        <w:r w:rsidR="00633241" w:rsidRPr="00102A04">
          <w:rPr>
            <w:rStyle w:val="Hyperlink"/>
            <w:rFonts w:ascii="Arial" w:hAnsi="Arial" w:cs="Arial"/>
            <w:noProof/>
            <w:sz w:val="24"/>
            <w:szCs w:val="24"/>
          </w:rPr>
          <w:t>Figura 10 - Mapa Conceitual segundo item de menu “Departamentos”.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_Toc371424579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31</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0" w:history="1">
        <w:r w:rsidR="00633241" w:rsidRPr="00102A04">
          <w:rPr>
            <w:rStyle w:val="Hyperlink"/>
            <w:rFonts w:ascii="Arial" w:hAnsi="Arial" w:cs="Arial"/>
            <w:noProof/>
            <w:sz w:val="24"/>
            <w:szCs w:val="24"/>
          </w:rPr>
          <w:t>Figura 11 - Mapa Conceitual segundo item de menu “Imprensa”.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_Toc371424580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31</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1" w:history="1">
        <w:r w:rsidR="00633241" w:rsidRPr="00102A04">
          <w:rPr>
            <w:rStyle w:val="Hyperlink"/>
            <w:rFonts w:ascii="Arial" w:hAnsi="Arial" w:cs="Arial"/>
            <w:noProof/>
            <w:sz w:val="24"/>
            <w:szCs w:val="24"/>
          </w:rPr>
          <w:t>Figura 12 - Mapa Conceitual segundo item de menu “Cidade”.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_Toc371424581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32</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2" w:history="1">
        <w:r w:rsidR="00633241" w:rsidRPr="00102A04">
          <w:rPr>
            <w:rStyle w:val="Hyperlink"/>
            <w:rFonts w:ascii="Arial" w:hAnsi="Arial" w:cs="Arial"/>
            <w:noProof/>
            <w:sz w:val="24"/>
            <w:szCs w:val="24"/>
          </w:rPr>
          <w:t>Figura 13 - Mapa Conceitual segundo item de menu “Cidadão”.</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_Toc371424582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3" w:history="1">
        <w:r w:rsidR="00633241" w:rsidRPr="00102A04">
          <w:rPr>
            <w:rStyle w:val="Hyperlink"/>
            <w:rFonts w:ascii="Arial" w:hAnsi="Arial" w:cs="Arial"/>
            <w:noProof/>
            <w:sz w:val="24"/>
            <w:szCs w:val="24"/>
          </w:rPr>
          <w:t>Figura 14 - Mapa Conceitual segundo item de menu “Downloads”.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_Toc371424583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4" w:history="1">
        <w:r w:rsidR="00633241" w:rsidRPr="00102A04">
          <w:rPr>
            <w:rStyle w:val="Hyperlink"/>
            <w:rFonts w:ascii="Arial" w:hAnsi="Arial" w:cs="Arial"/>
            <w:noProof/>
            <w:sz w:val="24"/>
            <w:szCs w:val="24"/>
          </w:rPr>
          <w:t>Figura 15 - Mapa Conceitual segundo item de menu “Ouvidoria”.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_Toc371424584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5" w:history="1">
        <w:r w:rsidR="00633241" w:rsidRPr="00102A04">
          <w:rPr>
            <w:rStyle w:val="Hyperlink"/>
            <w:rFonts w:ascii="Arial" w:hAnsi="Arial" w:cs="Arial"/>
            <w:noProof/>
            <w:sz w:val="24"/>
            <w:szCs w:val="24"/>
          </w:rPr>
          <w:t>Figura 16 - Mapa Conceitual segundo item de menu “Portal do servidor”.</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_Toc371424585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34</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6" w:history="1">
        <w:r w:rsidR="00633241" w:rsidRPr="00102A04">
          <w:rPr>
            <w:rStyle w:val="Hyperlink"/>
            <w:rFonts w:ascii="Arial" w:hAnsi="Arial" w:cs="Arial"/>
            <w:noProof/>
            <w:sz w:val="24"/>
            <w:szCs w:val="24"/>
          </w:rPr>
          <w:t xml:space="preserve">Figura 17 - Mapa Conceitual segundo as opções </w:t>
        </w:r>
        <w:r w:rsidR="00633241" w:rsidRPr="00102A04">
          <w:rPr>
            <w:rStyle w:val="Hyperlink"/>
            <w:rFonts w:ascii="Arial" w:hAnsi="Arial" w:cs="Arial"/>
            <w:noProof/>
            <w:sz w:val="24"/>
            <w:szCs w:val="24"/>
          </w:rPr>
          <w:t>de pesquisa do questionário, 2º etapa.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_Toc371424586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36</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7" w:history="1">
        <w:r w:rsidR="00633241" w:rsidRPr="00102A04">
          <w:rPr>
            <w:rStyle w:val="Hyperlink"/>
            <w:rFonts w:ascii="Arial" w:hAnsi="Arial" w:cs="Arial"/>
            <w:noProof/>
            <w:sz w:val="24"/>
            <w:szCs w:val="24"/>
          </w:rPr>
          <w:t>Figura 18 - Escolaridade.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_Toc371424587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45</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8" w:history="1">
        <w:r w:rsidR="00633241" w:rsidRPr="00102A04">
          <w:rPr>
            <w:rStyle w:val="Hyperlink"/>
            <w:rFonts w:ascii="Arial" w:hAnsi="Arial" w:cs="Arial"/>
            <w:noProof/>
            <w:sz w:val="24"/>
            <w:szCs w:val="24"/>
          </w:rPr>
          <w:t>Figura 19 - Idade dos respondedores.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_Toc371424588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46</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89" w:history="1">
        <w:r w:rsidR="00633241" w:rsidRPr="00102A04">
          <w:rPr>
            <w:rStyle w:val="Hyperlink"/>
            <w:rFonts w:ascii="Arial" w:hAnsi="Arial" w:cs="Arial"/>
            <w:noProof/>
            <w:sz w:val="24"/>
            <w:szCs w:val="24"/>
          </w:rPr>
          <w:t>Figura 20 - Informações para pesquisa no site da Prefeitura.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_Toc371424589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47</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0" w:history="1">
        <w:r w:rsidR="00633241" w:rsidRPr="00102A04">
          <w:rPr>
            <w:rStyle w:val="Hyperlink"/>
            <w:rFonts w:ascii="Arial" w:hAnsi="Arial" w:cs="Arial"/>
            <w:noProof/>
            <w:sz w:val="24"/>
            <w:szCs w:val="24"/>
          </w:rPr>
          <w:t>Figura 21 - Satisfação dos resultados obtidos pela busca.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_Toc371424590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48</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1" w:history="1">
        <w:r w:rsidR="00633241" w:rsidRPr="00102A04">
          <w:rPr>
            <w:rStyle w:val="Hyperlink"/>
            <w:rFonts w:ascii="Arial" w:hAnsi="Arial" w:cs="Arial"/>
            <w:noProof/>
            <w:sz w:val="24"/>
            <w:szCs w:val="24"/>
          </w:rPr>
          <w:t>Figura 22 - Satisfação dos resultados em página inicial e secundária.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_Toc371424591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49</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2" w:history="1">
        <w:r w:rsidR="00633241" w:rsidRPr="00102A04">
          <w:rPr>
            <w:rStyle w:val="Hyperlink"/>
            <w:rFonts w:ascii="Arial" w:hAnsi="Arial" w:cs="Arial"/>
            <w:noProof/>
            <w:sz w:val="24"/>
            <w:szCs w:val="24"/>
          </w:rPr>
          <w:t>Figura 23 - Opção utilizada ao procurar informações.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_Toc371424592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49</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3" w:history="1">
        <w:r w:rsidR="00633241" w:rsidRPr="00102A04">
          <w:rPr>
            <w:rStyle w:val="Hyperlink"/>
            <w:rFonts w:ascii="Arial" w:hAnsi="Arial" w:cs="Arial"/>
            <w:noProof/>
            <w:sz w:val="24"/>
            <w:szCs w:val="24"/>
          </w:rPr>
          <w:t>Figura 24 - Grau de satisfação ao obter o resultado da pesquisa.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_Toc371424593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50</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4" w:history="1">
        <w:r w:rsidR="00633241" w:rsidRPr="00102A04">
          <w:rPr>
            <w:rStyle w:val="Hyperlink"/>
            <w:rFonts w:ascii="Arial" w:hAnsi="Arial" w:cs="Arial"/>
            <w:noProof/>
            <w:sz w:val="24"/>
            <w:szCs w:val="24"/>
          </w:rPr>
          <w:t>Figura 25 - Disponibilização de informação de ajuda.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_Toc371424594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51</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5" w:history="1">
        <w:r w:rsidR="00633241" w:rsidRPr="00102A04">
          <w:rPr>
            <w:rStyle w:val="Hyperlink"/>
            <w:rFonts w:ascii="Arial" w:hAnsi="Arial" w:cs="Arial"/>
            <w:noProof/>
            <w:sz w:val="24"/>
            <w:szCs w:val="24"/>
          </w:rPr>
          <w:t>Figura 26 - Necessidade de ajuda na pesquisa.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_Toc371424595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51</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6" w:history="1">
        <w:r w:rsidR="00633241" w:rsidRPr="00102A04">
          <w:rPr>
            <w:rStyle w:val="Hyperlink"/>
            <w:rFonts w:ascii="Arial" w:hAnsi="Arial" w:cs="Arial"/>
            <w:noProof/>
            <w:sz w:val="24"/>
            <w:szCs w:val="24"/>
          </w:rPr>
          <w:t>Figura 27 - Grau de dificuldade na pesquisa pelo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_Toc371424596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52</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7" w:history="1">
        <w:r w:rsidR="00633241" w:rsidRPr="00102A04">
          <w:rPr>
            <w:rStyle w:val="Hyperlink"/>
            <w:rFonts w:ascii="Arial" w:hAnsi="Arial" w:cs="Arial"/>
            <w:noProof/>
            <w:sz w:val="24"/>
            <w:szCs w:val="24"/>
          </w:rPr>
          <w:t>Figura 28 - Relevância das informações localizadas através de pesquisa por "Pesquise no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_Toc371424597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598" w:history="1">
        <w:r w:rsidR="00633241" w:rsidRPr="00102A04">
          <w:rPr>
            <w:rStyle w:val="Hyperlink"/>
            <w:rFonts w:ascii="Arial" w:hAnsi="Arial" w:cs="Arial"/>
            <w:noProof/>
            <w:sz w:val="24"/>
            <w:szCs w:val="24"/>
          </w:rPr>
          <w:t>Figura 29 - Coerência entre título do menu e conteúdo.</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_Toc371424598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54</w:t>
        </w:r>
        <w:r w:rsidR="00633241" w:rsidRPr="00102A04">
          <w:rPr>
            <w:rFonts w:ascii="Arial" w:hAnsi="Arial" w:cs="Arial"/>
            <w:noProof/>
            <w:webHidden/>
            <w:sz w:val="24"/>
            <w:szCs w:val="24"/>
          </w:rPr>
          <w:fldChar w:fldCharType="end"/>
        </w:r>
      </w:hyperlink>
    </w:p>
    <w:p w:rsidR="00633241" w:rsidRPr="00102A04" w:rsidRDefault="00770702" w:rsidP="00633241">
      <w:pPr>
        <w:pStyle w:val="ndicedeilustraes"/>
        <w:tabs>
          <w:tab w:val="right" w:leader="dot" w:pos="9061"/>
        </w:tabs>
        <w:spacing w:after="0" w:line="360" w:lineRule="auto"/>
        <w:rPr>
          <w:rFonts w:ascii="Arial" w:hAnsi="Arial" w:cs="Arial"/>
          <w:noProof/>
          <w:sz w:val="24"/>
          <w:szCs w:val="24"/>
        </w:rPr>
      </w:pPr>
      <w:r>
        <w:rPr>
          <w:rFonts w:ascii="Arial" w:hAnsi="Arial" w:cs="Arial"/>
          <w:noProof/>
          <w:lang w:eastAsia="pt-BR"/>
        </w:rPr>
        <w:lastRenderedPageBreak/>
        <mc:AlternateContent>
          <mc:Choice Requires="wps">
            <w:drawing>
              <wp:anchor distT="0" distB="0" distL="114300" distR="114300" simplePos="0" relativeHeight="251675648" behindDoc="0" locked="0" layoutInCell="1" allowOverlap="1">
                <wp:simplePos x="0" y="0"/>
                <wp:positionH relativeFrom="column">
                  <wp:posOffset>5577840</wp:posOffset>
                </wp:positionH>
                <wp:positionV relativeFrom="paragraph">
                  <wp:posOffset>-632460</wp:posOffset>
                </wp:positionV>
                <wp:extent cx="190500" cy="161925"/>
                <wp:effectExtent l="0" t="0" r="19050" b="28575"/>
                <wp:wrapNone/>
                <wp:docPr id="59" name="Retângulo 59"/>
                <wp:cNvGraphicFramePr/>
                <a:graphic xmlns:a="http://schemas.openxmlformats.org/drawingml/2006/main">
                  <a:graphicData uri="http://schemas.microsoft.com/office/word/2010/wordprocessingShape">
                    <wps:wsp>
                      <wps:cNvSpPr/>
                      <wps:spPr>
                        <a:xfrm>
                          <a:off x="0" y="0"/>
                          <a:ext cx="19050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9" o:spid="_x0000_s1026" style="position:absolute;margin-left:439.2pt;margin-top:-49.8pt;width:15pt;height:1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" fillcolor="white [3212]" strokecolor="white [3212]" strokeweight="2pt"/>
            </w:pict>
          </mc:Fallback>
        </mc:AlternateContent>
      </w:r>
      <w:hyperlink w:anchor="_Toc371424599" w:history="1">
        <w:r w:rsidR="00633241" w:rsidRPr="00102A04">
          <w:rPr>
            <w:rStyle w:val="Hyperlink"/>
            <w:rFonts w:ascii="Arial" w:hAnsi="Arial" w:cs="Arial"/>
            <w:noProof/>
            <w:sz w:val="24"/>
            <w:szCs w:val="24"/>
          </w:rPr>
          <w:t>Figura 30 - Relevância dos resultados de busca por meio de “Pesquise no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_Toc371424599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55</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0" w:history="1">
        <w:r w:rsidR="00633241" w:rsidRPr="00102A04">
          <w:rPr>
            <w:rStyle w:val="Hyperlink"/>
            <w:rFonts w:ascii="Arial" w:hAnsi="Arial" w:cs="Arial"/>
            <w:noProof/>
            <w:sz w:val="24"/>
            <w:szCs w:val="24"/>
          </w:rPr>
          <w:t>Figura 31 - Escolaridade dos respondedores.</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_Toc371424600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55</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1" w:history="1">
        <w:r w:rsidR="00633241" w:rsidRPr="00102A04">
          <w:rPr>
            <w:rStyle w:val="Hyperlink"/>
            <w:rFonts w:ascii="Arial" w:hAnsi="Arial" w:cs="Arial"/>
            <w:noProof/>
            <w:sz w:val="24"/>
            <w:szCs w:val="24"/>
          </w:rPr>
          <w:t>Figura 32 - Idade.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_Toc371424601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56</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2" w:history="1">
        <w:r w:rsidR="00633241" w:rsidRPr="00102A04">
          <w:rPr>
            <w:rStyle w:val="Hyperlink"/>
            <w:rFonts w:ascii="Arial" w:hAnsi="Arial" w:cs="Arial"/>
            <w:noProof/>
            <w:sz w:val="24"/>
            <w:szCs w:val="24"/>
          </w:rPr>
          <w:t>Figura 33 - Informações para pesquisa.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_Toc371424602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57</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3" w:history="1">
        <w:r w:rsidR="00633241" w:rsidRPr="00102A04">
          <w:rPr>
            <w:rStyle w:val="Hyperlink"/>
            <w:rFonts w:ascii="Arial" w:hAnsi="Arial" w:cs="Arial"/>
            <w:noProof/>
            <w:sz w:val="24"/>
            <w:szCs w:val="24"/>
          </w:rPr>
          <w:t>Figura 34 - Satisfação dos resultados da busca realizada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_Toc371424603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57</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4" w:history="1">
        <w:r w:rsidR="00633241" w:rsidRPr="00102A04">
          <w:rPr>
            <w:rStyle w:val="Hyperlink"/>
            <w:rFonts w:ascii="Arial" w:hAnsi="Arial" w:cs="Arial"/>
            <w:noProof/>
            <w:sz w:val="24"/>
            <w:szCs w:val="24"/>
          </w:rPr>
          <w:t>Figura 35 - Resultados em página inicial ou secundária.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_Toc371424604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58</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5" w:history="1">
        <w:r w:rsidR="00633241" w:rsidRPr="00102A04">
          <w:rPr>
            <w:rStyle w:val="Hyperlink"/>
            <w:rFonts w:ascii="Arial" w:hAnsi="Arial" w:cs="Arial"/>
            <w:noProof/>
            <w:sz w:val="24"/>
            <w:szCs w:val="24"/>
          </w:rPr>
          <w:t>Figura 36 - Opção de pesquisa das informações do portal.</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_Toc371424605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59</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6" w:history="1">
        <w:r w:rsidR="00633241" w:rsidRPr="00102A04">
          <w:rPr>
            <w:rStyle w:val="Hyperlink"/>
            <w:rFonts w:ascii="Arial" w:hAnsi="Arial" w:cs="Arial"/>
            <w:noProof/>
            <w:sz w:val="24"/>
            <w:szCs w:val="24"/>
          </w:rPr>
          <w:t>Figura 37 - Opção de satisfação segundo os resultados da busca.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_Toc371424606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59</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7" w:history="1">
        <w:r w:rsidR="00633241" w:rsidRPr="00102A04">
          <w:rPr>
            <w:rStyle w:val="Hyperlink"/>
            <w:rFonts w:ascii="Arial" w:hAnsi="Arial" w:cs="Arial"/>
            <w:noProof/>
            <w:sz w:val="24"/>
            <w:szCs w:val="24"/>
          </w:rPr>
          <w:t>Figura 38 - Informação que sirva de ajuda.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_Toc371424607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60</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8" w:history="1">
        <w:r w:rsidR="00633241" w:rsidRPr="00102A04">
          <w:rPr>
            <w:rStyle w:val="Hyperlink"/>
            <w:rFonts w:ascii="Arial" w:hAnsi="Arial" w:cs="Arial"/>
            <w:noProof/>
            <w:sz w:val="24"/>
            <w:szCs w:val="24"/>
          </w:rPr>
          <w:t>Figura 39 - Necessidade de ajuda durante a pesquisa.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_Toc371424608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60</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09" w:history="1">
        <w:r w:rsidR="00633241" w:rsidRPr="00102A04">
          <w:rPr>
            <w:rStyle w:val="Hyperlink"/>
            <w:rFonts w:ascii="Arial" w:hAnsi="Arial" w:cs="Arial"/>
            <w:noProof/>
            <w:sz w:val="24"/>
            <w:szCs w:val="24"/>
          </w:rPr>
          <w:t>Figura 40 - Grau de dificuldade na pesquisa.</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_Toc371424609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61</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10" w:history="1">
        <w:r w:rsidR="00633241" w:rsidRPr="00102A04">
          <w:rPr>
            <w:rStyle w:val="Hyperlink"/>
            <w:rFonts w:ascii="Arial" w:hAnsi="Arial" w:cs="Arial"/>
            <w:noProof/>
            <w:sz w:val="24"/>
            <w:szCs w:val="24"/>
          </w:rPr>
          <w:t>Figura 41 - Relevância das informações localizadas pela busca por “Pesquise no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_Toc371424610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62</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sz w:val="24"/>
          <w:szCs w:val="24"/>
        </w:rPr>
      </w:pPr>
      <w:hyperlink w:anchor="_Toc371424611" w:history="1">
        <w:r w:rsidR="00633241" w:rsidRPr="00102A04">
          <w:rPr>
            <w:rStyle w:val="Hyperlink"/>
            <w:rFonts w:ascii="Arial" w:hAnsi="Arial" w:cs="Arial"/>
            <w:noProof/>
            <w:sz w:val="24"/>
            <w:szCs w:val="24"/>
          </w:rPr>
          <w:t>Figura 42 - Coerência entre menu e conteúdo.</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_Toc371424611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63</w:t>
        </w:r>
        <w:r w:rsidR="00633241" w:rsidRPr="00102A04">
          <w:rPr>
            <w:rFonts w:ascii="Arial" w:hAnsi="Arial" w:cs="Arial"/>
            <w:noProof/>
            <w:webHidden/>
            <w:sz w:val="24"/>
            <w:szCs w:val="24"/>
          </w:rPr>
          <w:fldChar w:fldCharType="end"/>
        </w:r>
      </w:hyperlink>
    </w:p>
    <w:p w:rsidR="00633241" w:rsidRPr="00102A04" w:rsidRDefault="00102A04" w:rsidP="00633241">
      <w:pPr>
        <w:pStyle w:val="ndicedeilustraes"/>
        <w:tabs>
          <w:tab w:val="right" w:leader="dot" w:pos="9061"/>
        </w:tabs>
        <w:spacing w:after="0" w:line="360" w:lineRule="auto"/>
        <w:rPr>
          <w:rFonts w:ascii="Arial" w:hAnsi="Arial" w:cs="Arial"/>
          <w:noProof/>
        </w:rPr>
      </w:pPr>
      <w:hyperlink w:anchor="_Toc371424612" w:history="1">
        <w:r w:rsidR="00633241" w:rsidRPr="00102A04">
          <w:rPr>
            <w:rStyle w:val="Hyperlink"/>
            <w:rFonts w:ascii="Arial" w:hAnsi="Arial" w:cs="Arial"/>
            <w:noProof/>
            <w:sz w:val="24"/>
            <w:szCs w:val="24"/>
          </w:rPr>
          <w:t>Figura 43 - Relevância dos resultados da busca por meio de “Pesquise no site”.</w:t>
        </w:r>
        <w:r w:rsidR="00633241" w:rsidRPr="00102A04">
          <w:rPr>
            <w:rFonts w:ascii="Arial" w:hAnsi="Arial" w:cs="Arial"/>
            <w:noProof/>
            <w:webHidden/>
            <w:sz w:val="24"/>
            <w:szCs w:val="24"/>
          </w:rPr>
          <w:tab/>
        </w:r>
        <w:r w:rsidR="00633241" w:rsidRPr="00102A04">
          <w:rPr>
            <w:rFonts w:ascii="Arial" w:hAnsi="Arial" w:cs="Arial"/>
            <w:noProof/>
            <w:webHidden/>
            <w:sz w:val="24"/>
            <w:szCs w:val="24"/>
          </w:rPr>
          <w:fldChar w:fldCharType="begin"/>
        </w:r>
        <w:r w:rsidR="00633241" w:rsidRPr="00102A04">
          <w:rPr>
            <w:rFonts w:ascii="Arial" w:hAnsi="Arial" w:cs="Arial"/>
            <w:noProof/>
            <w:webHidden/>
            <w:sz w:val="24"/>
            <w:szCs w:val="24"/>
          </w:rPr>
          <w:instrText xml:space="preserve"> PAGEREF _Toc371424612 \h </w:instrText>
        </w:r>
        <w:r w:rsidR="00633241" w:rsidRPr="00102A04">
          <w:rPr>
            <w:rFonts w:ascii="Arial" w:hAnsi="Arial" w:cs="Arial"/>
            <w:noProof/>
            <w:webHidden/>
            <w:sz w:val="24"/>
            <w:szCs w:val="24"/>
          </w:rPr>
        </w:r>
        <w:r w:rsidR="00633241" w:rsidRPr="00102A04">
          <w:rPr>
            <w:rFonts w:ascii="Arial" w:hAnsi="Arial" w:cs="Arial"/>
            <w:noProof/>
            <w:webHidden/>
            <w:sz w:val="24"/>
            <w:szCs w:val="24"/>
          </w:rPr>
          <w:fldChar w:fldCharType="separate"/>
        </w:r>
        <w:r w:rsidR="00107A83" w:rsidRPr="00102A04">
          <w:rPr>
            <w:rFonts w:ascii="Arial" w:hAnsi="Arial" w:cs="Arial"/>
            <w:noProof/>
            <w:webHidden/>
            <w:sz w:val="24"/>
            <w:szCs w:val="24"/>
          </w:rPr>
          <w:t>64</w:t>
        </w:r>
        <w:r w:rsidR="00633241" w:rsidRPr="00102A04">
          <w:rPr>
            <w:rFonts w:ascii="Arial" w:hAnsi="Arial" w:cs="Arial"/>
            <w:noProof/>
            <w:webHidden/>
            <w:sz w:val="24"/>
            <w:szCs w:val="24"/>
          </w:rPr>
          <w:fldChar w:fldCharType="end"/>
        </w:r>
      </w:hyperlink>
    </w:p>
    <w:p w:rsidR="00633241" w:rsidRPr="000D677F" w:rsidRDefault="00633241" w:rsidP="00011107">
      <w:pPr>
        <w:spacing w:line="360" w:lineRule="auto"/>
        <w:jc w:val="center"/>
        <w:rPr>
          <w:rFonts w:ascii="Arial" w:hAnsi="Arial" w:cs="Arial"/>
          <w:sz w:val="24"/>
          <w:szCs w:val="24"/>
        </w:rPr>
      </w:pPr>
      <w:r w:rsidRPr="00102A04">
        <w:rPr>
          <w:rFonts w:ascii="Arial" w:hAnsi="Arial" w:cs="Arial"/>
          <w:sz w:val="24"/>
          <w:szCs w:val="24"/>
        </w:rPr>
        <w:fldChar w:fldCharType="end"/>
      </w:r>
    </w:p>
    <w:p w:rsidR="00633241" w:rsidRDefault="00633241"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011107" w:rsidP="00011107">
      <w:pPr>
        <w:spacing w:line="360" w:lineRule="auto"/>
        <w:jc w:val="both"/>
        <w:rPr>
          <w:rFonts w:ascii="Arial" w:hAnsi="Arial" w:cs="Arial"/>
          <w:sz w:val="24"/>
          <w:szCs w:val="24"/>
        </w:rPr>
      </w:pPr>
    </w:p>
    <w:p w:rsidR="00011107" w:rsidRDefault="00770702" w:rsidP="00011107">
      <w:pPr>
        <w:pStyle w:val="SemEspaamento"/>
        <w:jc w:val="center"/>
        <w:rPr>
          <w:b/>
          <w:bCs/>
          <w:sz w:val="24"/>
          <w:szCs w:val="24"/>
        </w:rPr>
      </w:pPr>
      <w:r>
        <w:rPr>
          <w:b/>
          <w:bCs/>
          <w:noProof/>
          <w:sz w:val="24"/>
          <w:szCs w:val="24"/>
        </w:rPr>
        <w:lastRenderedPageBreak/>
        <mc:AlternateContent>
          <mc:Choice Requires="wps">
            <w:drawing>
              <wp:anchor distT="0" distB="0" distL="114300" distR="114300" simplePos="0" relativeHeight="251676672" behindDoc="0" locked="0" layoutInCell="1" allowOverlap="1">
                <wp:simplePos x="0" y="0"/>
                <wp:positionH relativeFrom="column">
                  <wp:posOffset>5587365</wp:posOffset>
                </wp:positionH>
                <wp:positionV relativeFrom="paragraph">
                  <wp:posOffset>-661035</wp:posOffset>
                </wp:positionV>
                <wp:extent cx="180975" cy="190500"/>
                <wp:effectExtent l="0" t="0" r="28575" b="19050"/>
                <wp:wrapNone/>
                <wp:docPr id="60" name="Retângulo 60"/>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60" o:spid="_x0000_s1026" style="position:absolute;margin-left:439.95pt;margin-top:-52.05pt;width:14.2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" fillcolor="white [3212]" strokecolor="white [3212]" strokeweight="2pt"/>
            </w:pict>
          </mc:Fallback>
        </mc:AlternateContent>
      </w:r>
      <w:r w:rsidR="00011107">
        <w:rPr>
          <w:b/>
          <w:bCs/>
          <w:sz w:val="24"/>
          <w:szCs w:val="24"/>
        </w:rPr>
        <w:t>SUMÁRIO</w:t>
      </w:r>
    </w:p>
    <w:p w:rsidR="00011107" w:rsidRDefault="00011107" w:rsidP="00011107">
      <w:pPr>
        <w:pStyle w:val="SemEspaamento"/>
        <w:jc w:val="center"/>
        <w:rPr>
          <w:b/>
          <w:bCs/>
          <w:sz w:val="24"/>
          <w:szCs w:val="24"/>
        </w:rPr>
      </w:pPr>
    </w:p>
    <w:p w:rsidR="00011107" w:rsidRDefault="00011107" w:rsidP="00011107">
      <w:pPr>
        <w:pStyle w:val="SemEspaamento"/>
        <w:jc w:val="center"/>
        <w:rPr>
          <w:b/>
          <w:bCs/>
          <w:sz w:val="24"/>
          <w:szCs w:val="24"/>
        </w:rPr>
      </w:pPr>
    </w:p>
    <w:p w:rsidR="00253BCC" w:rsidRPr="00D90921" w:rsidRDefault="00A0516B">
      <w:pPr>
        <w:pStyle w:val="Sumrio1"/>
        <w:rPr>
          <w:rFonts w:ascii="Calibri" w:hAnsi="Calibri" w:cs="Times New Roman"/>
          <w:b w:val="0"/>
          <w:noProof/>
          <w:color w:val="auto"/>
          <w:sz w:val="22"/>
        </w:rPr>
      </w:pPr>
      <w:r>
        <w:fldChar w:fldCharType="begin"/>
      </w:r>
      <w:r>
        <w:instrText xml:space="preserve"> TOC \o "1-3" \u </w:instrText>
      </w:r>
      <w:r>
        <w:fldChar w:fldCharType="separate"/>
      </w:r>
      <w:r w:rsidR="00253BCC" w:rsidRPr="00C95E58">
        <w:rPr>
          <w:noProof/>
        </w:rPr>
        <w:t>1</w:t>
      </w:r>
      <w:r w:rsidR="00253BCC">
        <w:rPr>
          <w:noProof/>
        </w:rPr>
        <w:tab/>
      </w:r>
      <w:r w:rsidR="00253BCC" w:rsidRPr="00C95E58">
        <w:rPr>
          <w:noProof/>
        </w:rPr>
        <w:t>INTRODUÇÃO</w:t>
      </w:r>
      <w:r w:rsidR="00253BCC">
        <w:rPr>
          <w:noProof/>
        </w:rPr>
        <w:tab/>
      </w:r>
      <w:r w:rsidR="00253BCC">
        <w:rPr>
          <w:noProof/>
        </w:rPr>
        <w:fldChar w:fldCharType="begin"/>
      </w:r>
      <w:r w:rsidR="00253BCC">
        <w:rPr>
          <w:noProof/>
        </w:rPr>
        <w:instrText xml:space="preserve"> PAGEREF _Toc371444545 \h </w:instrText>
      </w:r>
      <w:r w:rsidR="00253BCC">
        <w:rPr>
          <w:noProof/>
        </w:rPr>
      </w:r>
      <w:r w:rsidR="00253BCC">
        <w:rPr>
          <w:noProof/>
        </w:rPr>
        <w:fldChar w:fldCharType="separate"/>
      </w:r>
      <w:r w:rsidR="00102A04">
        <w:rPr>
          <w:noProof/>
        </w:rPr>
        <w:t>12</w:t>
      </w:r>
      <w:r w:rsidR="00253BCC">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color w:val="222222"/>
          <w:shd w:val="clear" w:color="auto" w:fill="FFFFFF"/>
        </w:rPr>
        <w:t xml:space="preserve">2 </w:t>
      </w:r>
      <w:r>
        <w:rPr>
          <w:noProof/>
          <w:color w:val="222222"/>
          <w:shd w:val="clear" w:color="auto" w:fill="FFFFFF"/>
        </w:rPr>
        <w:tab/>
      </w:r>
      <w:r w:rsidRPr="00C95E58">
        <w:rPr>
          <w:caps/>
          <w:noProof/>
          <w:color w:val="222222"/>
          <w:shd w:val="clear" w:color="auto" w:fill="FFFFFF"/>
        </w:rPr>
        <w:t>Informação e Conhecimento</w:t>
      </w:r>
      <w:r>
        <w:rPr>
          <w:noProof/>
        </w:rPr>
        <w:tab/>
      </w:r>
      <w:r>
        <w:rPr>
          <w:noProof/>
        </w:rPr>
        <w:fldChar w:fldCharType="begin"/>
      </w:r>
      <w:r>
        <w:rPr>
          <w:noProof/>
        </w:rPr>
        <w:instrText xml:space="preserve"> PAGEREF _Toc371444546 \h </w:instrText>
      </w:r>
      <w:r>
        <w:rPr>
          <w:noProof/>
        </w:rPr>
      </w:r>
      <w:r>
        <w:rPr>
          <w:noProof/>
        </w:rPr>
        <w:fldChar w:fldCharType="separate"/>
      </w:r>
      <w:r w:rsidR="00102A04">
        <w:rPr>
          <w:noProof/>
        </w:rPr>
        <w:t>13</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rPr>
        <w:t xml:space="preserve">3 </w:t>
      </w:r>
      <w:r>
        <w:rPr>
          <w:noProof/>
        </w:rPr>
        <w:tab/>
      </w:r>
      <w:r w:rsidRPr="00C95E58">
        <w:rPr>
          <w:noProof/>
        </w:rPr>
        <w:t>PAUL OTLET, O HOMEM QUE QUERIA CLASSIFICAR O MUNDO.</w:t>
      </w:r>
      <w:r>
        <w:rPr>
          <w:noProof/>
        </w:rPr>
        <w:tab/>
      </w:r>
      <w:r>
        <w:rPr>
          <w:noProof/>
        </w:rPr>
        <w:fldChar w:fldCharType="begin"/>
      </w:r>
      <w:r>
        <w:rPr>
          <w:noProof/>
        </w:rPr>
        <w:instrText xml:space="preserve"> PAGEREF _Toc371444547 \h </w:instrText>
      </w:r>
      <w:r>
        <w:rPr>
          <w:noProof/>
        </w:rPr>
      </w:r>
      <w:r>
        <w:rPr>
          <w:noProof/>
        </w:rPr>
        <w:fldChar w:fldCharType="separate"/>
      </w:r>
      <w:r w:rsidR="00102A04">
        <w:rPr>
          <w:noProof/>
        </w:rPr>
        <w:t>15</w:t>
      </w:r>
      <w:r>
        <w:rPr>
          <w:noProof/>
        </w:rPr>
        <w:fldChar w:fldCharType="end"/>
      </w:r>
    </w:p>
    <w:p w:rsidR="00253BCC" w:rsidRPr="00D90921" w:rsidRDefault="00253BCC">
      <w:pPr>
        <w:pStyle w:val="Sumrio1"/>
        <w:rPr>
          <w:rFonts w:ascii="Calibri" w:hAnsi="Calibri" w:cs="Times New Roman"/>
          <w:b w:val="0"/>
          <w:noProof/>
          <w:color w:val="auto"/>
          <w:sz w:val="22"/>
        </w:rPr>
      </w:pPr>
      <w:r>
        <w:rPr>
          <w:bCs/>
          <w:caps/>
          <w:noProof/>
        </w:rPr>
        <w:t xml:space="preserve">4.      </w:t>
      </w:r>
      <w:r w:rsidRPr="00C95E58">
        <w:rPr>
          <w:bCs/>
          <w:caps/>
          <w:noProof/>
        </w:rPr>
        <w:t>Representação da Informação e do Conhecimento.</w:t>
      </w:r>
      <w:r>
        <w:rPr>
          <w:noProof/>
        </w:rPr>
        <w:tab/>
      </w:r>
      <w:r>
        <w:rPr>
          <w:noProof/>
        </w:rPr>
        <w:fldChar w:fldCharType="begin"/>
      </w:r>
      <w:r>
        <w:rPr>
          <w:noProof/>
        </w:rPr>
        <w:instrText xml:space="preserve"> PAGEREF _Toc371444548 \h </w:instrText>
      </w:r>
      <w:r>
        <w:rPr>
          <w:noProof/>
        </w:rPr>
      </w:r>
      <w:r>
        <w:rPr>
          <w:noProof/>
        </w:rPr>
        <w:fldChar w:fldCharType="separate"/>
      </w:r>
      <w:r w:rsidR="00102A04">
        <w:rPr>
          <w:noProof/>
        </w:rPr>
        <w:t>17</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4.1 </w:t>
      </w:r>
      <w:r>
        <w:rPr>
          <w:noProof/>
        </w:rPr>
        <w:t xml:space="preserve">    </w:t>
      </w:r>
      <w:r w:rsidRPr="00C95E58">
        <w:rPr>
          <w:noProof/>
        </w:rPr>
        <w:t>R</w:t>
      </w:r>
      <w:r w:rsidRPr="00C95E58">
        <w:rPr>
          <w:caps/>
          <w:noProof/>
        </w:rPr>
        <w:t>epresentação da Informação.</w:t>
      </w:r>
      <w:r>
        <w:rPr>
          <w:noProof/>
        </w:rPr>
        <w:tab/>
      </w:r>
      <w:r>
        <w:rPr>
          <w:noProof/>
        </w:rPr>
        <w:fldChar w:fldCharType="begin"/>
      </w:r>
      <w:r>
        <w:rPr>
          <w:noProof/>
        </w:rPr>
        <w:instrText xml:space="preserve"> PAGEREF _Toc371444550 \h </w:instrText>
      </w:r>
      <w:r>
        <w:rPr>
          <w:noProof/>
        </w:rPr>
      </w:r>
      <w:r>
        <w:rPr>
          <w:noProof/>
        </w:rPr>
        <w:fldChar w:fldCharType="separate"/>
      </w:r>
      <w:r w:rsidR="00102A04">
        <w:rPr>
          <w:noProof/>
        </w:rPr>
        <w:t>17</w:t>
      </w:r>
      <w:r>
        <w:rPr>
          <w:noProof/>
        </w:rPr>
        <w:fldChar w:fldCharType="end"/>
      </w:r>
    </w:p>
    <w:p w:rsidR="00253BCC" w:rsidRPr="00D90921" w:rsidRDefault="00253BCC">
      <w:pPr>
        <w:pStyle w:val="Sumrio3"/>
        <w:rPr>
          <w:rFonts w:ascii="Calibri" w:hAnsi="Calibri" w:cs="Times New Roman"/>
          <w:noProof/>
          <w:color w:val="auto"/>
        </w:rPr>
      </w:pPr>
      <w:r w:rsidRPr="00C95E58">
        <w:rPr>
          <w:noProof/>
        </w:rPr>
        <w:t>4.1.1 Tesauro</w:t>
      </w:r>
      <w:r>
        <w:rPr>
          <w:noProof/>
        </w:rPr>
        <w:tab/>
      </w:r>
      <w:r>
        <w:rPr>
          <w:noProof/>
        </w:rPr>
        <w:fldChar w:fldCharType="begin"/>
      </w:r>
      <w:r>
        <w:rPr>
          <w:noProof/>
        </w:rPr>
        <w:instrText xml:space="preserve"> PAGEREF _Toc371444551 \h </w:instrText>
      </w:r>
      <w:r>
        <w:rPr>
          <w:noProof/>
        </w:rPr>
      </w:r>
      <w:r>
        <w:rPr>
          <w:noProof/>
        </w:rPr>
        <w:fldChar w:fldCharType="separate"/>
      </w:r>
      <w:r w:rsidR="00102A04">
        <w:rPr>
          <w:noProof/>
        </w:rPr>
        <w:t>17</w:t>
      </w:r>
      <w:r>
        <w:rPr>
          <w:noProof/>
        </w:rPr>
        <w:fldChar w:fldCharType="end"/>
      </w:r>
    </w:p>
    <w:p w:rsidR="00253BCC" w:rsidRPr="00D90921" w:rsidRDefault="00253BCC">
      <w:pPr>
        <w:pStyle w:val="Sumrio3"/>
        <w:rPr>
          <w:rFonts w:ascii="Calibri" w:hAnsi="Calibri" w:cs="Times New Roman"/>
          <w:noProof/>
          <w:color w:val="auto"/>
        </w:rPr>
      </w:pPr>
      <w:r w:rsidRPr="00C95E58">
        <w:rPr>
          <w:noProof/>
        </w:rPr>
        <w:t>4.1.2 Taxonomia</w:t>
      </w:r>
      <w:r>
        <w:rPr>
          <w:noProof/>
        </w:rPr>
        <w:tab/>
      </w:r>
      <w:r>
        <w:rPr>
          <w:noProof/>
        </w:rPr>
        <w:fldChar w:fldCharType="begin"/>
      </w:r>
      <w:r>
        <w:rPr>
          <w:noProof/>
        </w:rPr>
        <w:instrText xml:space="preserve"> PAGEREF _Toc371444552 \h </w:instrText>
      </w:r>
      <w:r>
        <w:rPr>
          <w:noProof/>
        </w:rPr>
      </w:r>
      <w:r>
        <w:rPr>
          <w:noProof/>
        </w:rPr>
        <w:fldChar w:fldCharType="separate"/>
      </w:r>
      <w:r w:rsidR="00102A04">
        <w:rPr>
          <w:noProof/>
        </w:rPr>
        <w:t>18</w:t>
      </w:r>
      <w:r>
        <w:rPr>
          <w:noProof/>
        </w:rPr>
        <w:fldChar w:fldCharType="end"/>
      </w:r>
    </w:p>
    <w:p w:rsidR="00253BCC" w:rsidRPr="00D90921" w:rsidRDefault="00253BCC">
      <w:pPr>
        <w:pStyle w:val="Sumrio3"/>
        <w:rPr>
          <w:rFonts w:ascii="Calibri" w:hAnsi="Calibri" w:cs="Times New Roman"/>
          <w:noProof/>
          <w:color w:val="auto"/>
        </w:rPr>
      </w:pPr>
      <w:r w:rsidRPr="00C95E58">
        <w:rPr>
          <w:noProof/>
        </w:rPr>
        <w:t>4.1.3 Ontologia</w:t>
      </w:r>
      <w:r>
        <w:rPr>
          <w:noProof/>
        </w:rPr>
        <w:tab/>
      </w:r>
      <w:r>
        <w:rPr>
          <w:noProof/>
        </w:rPr>
        <w:fldChar w:fldCharType="begin"/>
      </w:r>
      <w:r>
        <w:rPr>
          <w:noProof/>
        </w:rPr>
        <w:instrText xml:space="preserve"> PAGEREF _Toc371444553 \h </w:instrText>
      </w:r>
      <w:r>
        <w:rPr>
          <w:noProof/>
        </w:rPr>
      </w:r>
      <w:r>
        <w:rPr>
          <w:noProof/>
        </w:rPr>
        <w:fldChar w:fldCharType="separate"/>
      </w:r>
      <w:r w:rsidR="00102A04">
        <w:rPr>
          <w:noProof/>
        </w:rPr>
        <w:t>18</w:t>
      </w:r>
      <w:r>
        <w:rPr>
          <w:noProof/>
        </w:rPr>
        <w:fldChar w:fldCharType="end"/>
      </w:r>
    </w:p>
    <w:p w:rsidR="00253BCC" w:rsidRPr="00D90921" w:rsidRDefault="00253BCC">
      <w:pPr>
        <w:pStyle w:val="Sumrio3"/>
        <w:rPr>
          <w:rFonts w:ascii="Calibri" w:hAnsi="Calibri" w:cs="Times New Roman"/>
          <w:noProof/>
          <w:color w:val="auto"/>
        </w:rPr>
      </w:pPr>
      <w:r w:rsidRPr="00C95E58">
        <w:rPr>
          <w:noProof/>
        </w:rPr>
        <w:t>4.1.4 Folksonomia</w:t>
      </w:r>
      <w:r>
        <w:rPr>
          <w:noProof/>
        </w:rPr>
        <w:tab/>
      </w:r>
      <w:r>
        <w:rPr>
          <w:noProof/>
        </w:rPr>
        <w:fldChar w:fldCharType="begin"/>
      </w:r>
      <w:r>
        <w:rPr>
          <w:noProof/>
        </w:rPr>
        <w:instrText xml:space="preserve"> PAGEREF _Toc371444554 \h </w:instrText>
      </w:r>
      <w:r>
        <w:rPr>
          <w:noProof/>
        </w:rPr>
      </w:r>
      <w:r>
        <w:rPr>
          <w:noProof/>
        </w:rPr>
        <w:fldChar w:fldCharType="separate"/>
      </w:r>
      <w:r w:rsidR="00102A04">
        <w:rPr>
          <w:noProof/>
        </w:rPr>
        <w:t>19</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4.2 </w:t>
      </w:r>
      <w:r>
        <w:rPr>
          <w:noProof/>
        </w:rPr>
        <w:tab/>
      </w:r>
      <w:r w:rsidRPr="00C95E58">
        <w:rPr>
          <w:noProof/>
        </w:rPr>
        <w:t>Representação do conhecimento.</w:t>
      </w:r>
      <w:r>
        <w:rPr>
          <w:noProof/>
        </w:rPr>
        <w:tab/>
      </w:r>
      <w:r>
        <w:rPr>
          <w:noProof/>
        </w:rPr>
        <w:fldChar w:fldCharType="begin"/>
      </w:r>
      <w:r>
        <w:rPr>
          <w:noProof/>
        </w:rPr>
        <w:instrText xml:space="preserve"> PAGEREF _Toc371444556 \h </w:instrText>
      </w:r>
      <w:r>
        <w:rPr>
          <w:noProof/>
        </w:rPr>
      </w:r>
      <w:r>
        <w:rPr>
          <w:noProof/>
        </w:rPr>
        <w:fldChar w:fldCharType="separate"/>
      </w:r>
      <w:r w:rsidR="00102A04">
        <w:rPr>
          <w:noProof/>
        </w:rPr>
        <w:t>19</w:t>
      </w:r>
      <w:r>
        <w:rPr>
          <w:noProof/>
        </w:rPr>
        <w:fldChar w:fldCharType="end"/>
      </w:r>
    </w:p>
    <w:p w:rsidR="00253BCC" w:rsidRPr="00D90921" w:rsidRDefault="00253BCC">
      <w:pPr>
        <w:pStyle w:val="Sumrio3"/>
        <w:rPr>
          <w:rFonts w:ascii="Calibri" w:hAnsi="Calibri" w:cs="Times New Roman"/>
          <w:noProof/>
          <w:color w:val="auto"/>
        </w:rPr>
      </w:pPr>
      <w:r w:rsidRPr="00C95E58">
        <w:rPr>
          <w:noProof/>
        </w:rPr>
        <w:t xml:space="preserve">4.2.1 </w:t>
      </w:r>
      <w:r>
        <w:rPr>
          <w:noProof/>
        </w:rPr>
        <w:tab/>
      </w:r>
      <w:r w:rsidRPr="00C95E58">
        <w:rPr>
          <w:noProof/>
        </w:rPr>
        <w:t>Mapas Conceituais.</w:t>
      </w:r>
      <w:r>
        <w:rPr>
          <w:noProof/>
        </w:rPr>
        <w:tab/>
      </w:r>
      <w:r>
        <w:rPr>
          <w:noProof/>
        </w:rPr>
        <w:fldChar w:fldCharType="begin"/>
      </w:r>
      <w:r>
        <w:rPr>
          <w:noProof/>
        </w:rPr>
        <w:instrText xml:space="preserve"> PAGEREF _Toc371444558 \h </w:instrText>
      </w:r>
      <w:r>
        <w:rPr>
          <w:noProof/>
        </w:rPr>
      </w:r>
      <w:r>
        <w:rPr>
          <w:noProof/>
        </w:rPr>
        <w:fldChar w:fldCharType="separate"/>
      </w:r>
      <w:r w:rsidR="00102A04">
        <w:rPr>
          <w:noProof/>
        </w:rPr>
        <w:t>19</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rPr>
        <w:t xml:space="preserve">5 </w:t>
      </w:r>
      <w:r>
        <w:rPr>
          <w:noProof/>
        </w:rPr>
        <w:tab/>
      </w:r>
      <w:r w:rsidRPr="00C95E58">
        <w:rPr>
          <w:noProof/>
        </w:rPr>
        <w:t>TRABALHOS CORRELATOS</w:t>
      </w:r>
      <w:r>
        <w:rPr>
          <w:noProof/>
        </w:rPr>
        <w:tab/>
      </w:r>
      <w:r>
        <w:rPr>
          <w:noProof/>
        </w:rPr>
        <w:fldChar w:fldCharType="begin"/>
      </w:r>
      <w:r>
        <w:rPr>
          <w:noProof/>
        </w:rPr>
        <w:instrText xml:space="preserve"> PAGEREF _Toc371444559 \h </w:instrText>
      </w:r>
      <w:r>
        <w:rPr>
          <w:noProof/>
        </w:rPr>
      </w:r>
      <w:r>
        <w:rPr>
          <w:noProof/>
        </w:rPr>
        <w:fldChar w:fldCharType="separate"/>
      </w:r>
      <w:r w:rsidR="00102A04">
        <w:rPr>
          <w:noProof/>
        </w:rPr>
        <w:t>20</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bCs/>
          <w:caps/>
          <w:noProof/>
        </w:rPr>
        <w:t xml:space="preserve">6 </w:t>
      </w:r>
      <w:r>
        <w:rPr>
          <w:bCs/>
          <w:caps/>
          <w:noProof/>
        </w:rPr>
        <w:tab/>
      </w:r>
      <w:r w:rsidRPr="00C95E58">
        <w:rPr>
          <w:bCs/>
          <w:caps/>
          <w:noProof/>
        </w:rPr>
        <w:t>Metodologia</w:t>
      </w:r>
      <w:r>
        <w:rPr>
          <w:noProof/>
        </w:rPr>
        <w:tab/>
      </w:r>
      <w:r>
        <w:rPr>
          <w:noProof/>
        </w:rPr>
        <w:fldChar w:fldCharType="begin"/>
      </w:r>
      <w:r>
        <w:rPr>
          <w:noProof/>
        </w:rPr>
        <w:instrText xml:space="preserve"> PAGEREF _Toc371444560 \h </w:instrText>
      </w:r>
      <w:r>
        <w:rPr>
          <w:noProof/>
        </w:rPr>
      </w:r>
      <w:r>
        <w:rPr>
          <w:noProof/>
        </w:rPr>
        <w:fldChar w:fldCharType="separate"/>
      </w:r>
      <w:r w:rsidR="00102A04">
        <w:rPr>
          <w:noProof/>
        </w:rPr>
        <w:t>21</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rPr>
        <w:t xml:space="preserve">7 </w:t>
      </w:r>
      <w:r>
        <w:rPr>
          <w:noProof/>
        </w:rPr>
        <w:tab/>
      </w:r>
      <w:r w:rsidRPr="00C95E58">
        <w:rPr>
          <w:noProof/>
        </w:rPr>
        <w:t>CONTEXTUALIZAÇÃO DO CENÁRIO DE PESQUISA</w:t>
      </w:r>
      <w:r>
        <w:rPr>
          <w:noProof/>
        </w:rPr>
        <w:tab/>
      </w:r>
      <w:r>
        <w:rPr>
          <w:noProof/>
        </w:rPr>
        <w:fldChar w:fldCharType="begin"/>
      </w:r>
      <w:r>
        <w:rPr>
          <w:noProof/>
        </w:rPr>
        <w:instrText xml:space="preserve"> PAGEREF _Toc371444561 \h </w:instrText>
      </w:r>
      <w:r>
        <w:rPr>
          <w:noProof/>
        </w:rPr>
      </w:r>
      <w:r>
        <w:rPr>
          <w:noProof/>
        </w:rPr>
        <w:fldChar w:fldCharType="separate"/>
      </w:r>
      <w:r w:rsidR="00102A04">
        <w:rPr>
          <w:noProof/>
        </w:rPr>
        <w:t>22</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7.1 </w:t>
      </w:r>
      <w:r>
        <w:rPr>
          <w:noProof/>
        </w:rPr>
        <w:tab/>
      </w:r>
      <w:r w:rsidRPr="00C95E58">
        <w:rPr>
          <w:noProof/>
        </w:rPr>
        <w:t>ESTRATÉGIA DE ESCOLHA DO PORTAL E INFERÊNCIA DE USABILIDADE.</w:t>
      </w:r>
      <w:r>
        <w:rPr>
          <w:noProof/>
        </w:rPr>
        <w:tab/>
      </w:r>
      <w:r>
        <w:rPr>
          <w:noProof/>
        </w:rPr>
        <w:fldChar w:fldCharType="begin"/>
      </w:r>
      <w:r>
        <w:rPr>
          <w:noProof/>
        </w:rPr>
        <w:instrText xml:space="preserve"> PAGEREF _Toc371444562 \h </w:instrText>
      </w:r>
      <w:r>
        <w:rPr>
          <w:noProof/>
        </w:rPr>
      </w:r>
      <w:r>
        <w:rPr>
          <w:noProof/>
        </w:rPr>
        <w:fldChar w:fldCharType="separate"/>
      </w:r>
      <w:r w:rsidR="00102A04">
        <w:rPr>
          <w:noProof/>
        </w:rPr>
        <w:t>22</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7.2 </w:t>
      </w:r>
      <w:r>
        <w:rPr>
          <w:noProof/>
        </w:rPr>
        <w:tab/>
      </w:r>
      <w:r w:rsidRPr="00C95E58">
        <w:rPr>
          <w:noProof/>
        </w:rPr>
        <w:t>Construção de Mapas Conceituais do site da Prefeitura Municipal de Ivaiporã.</w:t>
      </w:r>
      <w:r>
        <w:rPr>
          <w:noProof/>
        </w:rPr>
        <w:tab/>
      </w:r>
      <w:r>
        <w:rPr>
          <w:noProof/>
        </w:rPr>
        <w:fldChar w:fldCharType="begin"/>
      </w:r>
      <w:r>
        <w:rPr>
          <w:noProof/>
        </w:rPr>
        <w:instrText xml:space="preserve"> PAGEREF _Toc371444564 \h </w:instrText>
      </w:r>
      <w:r>
        <w:rPr>
          <w:noProof/>
        </w:rPr>
      </w:r>
      <w:r>
        <w:rPr>
          <w:noProof/>
        </w:rPr>
        <w:fldChar w:fldCharType="separate"/>
      </w:r>
      <w:r w:rsidR="00102A04">
        <w:rPr>
          <w:noProof/>
        </w:rPr>
        <w:t>25</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7.3 </w:t>
      </w:r>
      <w:r>
        <w:rPr>
          <w:noProof/>
        </w:rPr>
        <w:tab/>
      </w:r>
      <w:r w:rsidRPr="00C95E58">
        <w:rPr>
          <w:noProof/>
        </w:rPr>
        <w:t>FORMULAÇÃO DOS QUESTIONÁRIOS</w:t>
      </w:r>
      <w:r>
        <w:rPr>
          <w:noProof/>
        </w:rPr>
        <w:tab/>
      </w:r>
      <w:r>
        <w:rPr>
          <w:noProof/>
        </w:rPr>
        <w:fldChar w:fldCharType="begin"/>
      </w:r>
      <w:r>
        <w:rPr>
          <w:noProof/>
        </w:rPr>
        <w:instrText xml:space="preserve"> PAGEREF _Toc371444565 \h </w:instrText>
      </w:r>
      <w:r>
        <w:rPr>
          <w:noProof/>
        </w:rPr>
      </w:r>
      <w:r>
        <w:rPr>
          <w:noProof/>
        </w:rPr>
        <w:fldChar w:fldCharType="separate"/>
      </w:r>
      <w:r w:rsidR="00102A04">
        <w:rPr>
          <w:noProof/>
        </w:rPr>
        <w:t>35</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7.4 </w:t>
      </w:r>
      <w:r>
        <w:rPr>
          <w:noProof/>
        </w:rPr>
        <w:tab/>
      </w:r>
      <w:r w:rsidRPr="00C95E58">
        <w:rPr>
          <w:caps/>
          <w:noProof/>
        </w:rPr>
        <w:t>Aplicação dos questionários</w:t>
      </w:r>
      <w:r w:rsidRPr="00C95E58">
        <w:rPr>
          <w:noProof/>
        </w:rPr>
        <w:t>.</w:t>
      </w:r>
      <w:r>
        <w:rPr>
          <w:noProof/>
        </w:rPr>
        <w:tab/>
      </w:r>
      <w:r>
        <w:rPr>
          <w:noProof/>
        </w:rPr>
        <w:fldChar w:fldCharType="begin"/>
      </w:r>
      <w:r>
        <w:rPr>
          <w:noProof/>
        </w:rPr>
        <w:instrText xml:space="preserve"> PAGEREF _Toc371444566 \h </w:instrText>
      </w:r>
      <w:r>
        <w:rPr>
          <w:noProof/>
        </w:rPr>
      </w:r>
      <w:r>
        <w:rPr>
          <w:noProof/>
        </w:rPr>
        <w:fldChar w:fldCharType="separate"/>
      </w:r>
      <w:r w:rsidR="00102A04">
        <w:rPr>
          <w:noProof/>
        </w:rPr>
        <w:t>37</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bCs/>
          <w:noProof/>
        </w:rPr>
        <w:t xml:space="preserve">8 </w:t>
      </w:r>
      <w:r>
        <w:rPr>
          <w:bCs/>
          <w:noProof/>
        </w:rPr>
        <w:tab/>
      </w:r>
      <w:r w:rsidRPr="00C95E58">
        <w:rPr>
          <w:bCs/>
          <w:noProof/>
        </w:rPr>
        <w:t>DESCRIÇÃO E ANÁLISE DOS RESULTADOS.</w:t>
      </w:r>
      <w:r>
        <w:rPr>
          <w:noProof/>
        </w:rPr>
        <w:tab/>
      </w:r>
      <w:r>
        <w:rPr>
          <w:noProof/>
        </w:rPr>
        <w:fldChar w:fldCharType="begin"/>
      </w:r>
      <w:r>
        <w:rPr>
          <w:noProof/>
        </w:rPr>
        <w:instrText xml:space="preserve"> PAGEREF _Toc371444567 \h </w:instrText>
      </w:r>
      <w:r>
        <w:rPr>
          <w:noProof/>
        </w:rPr>
      </w:r>
      <w:r>
        <w:rPr>
          <w:noProof/>
        </w:rPr>
        <w:fldChar w:fldCharType="separate"/>
      </w:r>
      <w:r w:rsidR="00102A04">
        <w:rPr>
          <w:noProof/>
        </w:rPr>
        <w:t>40</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8.1 </w:t>
      </w:r>
      <w:r>
        <w:rPr>
          <w:noProof/>
        </w:rPr>
        <w:tab/>
      </w:r>
      <w:r w:rsidRPr="00C95E58">
        <w:rPr>
          <w:noProof/>
        </w:rPr>
        <w:t>Análise do portal da Prefeitura Municipal de Ivaiporã.</w:t>
      </w:r>
      <w:r>
        <w:rPr>
          <w:noProof/>
        </w:rPr>
        <w:tab/>
      </w:r>
      <w:r>
        <w:rPr>
          <w:noProof/>
        </w:rPr>
        <w:fldChar w:fldCharType="begin"/>
      </w:r>
      <w:r>
        <w:rPr>
          <w:noProof/>
        </w:rPr>
        <w:instrText xml:space="preserve"> PAGEREF _Toc371444568 \h </w:instrText>
      </w:r>
      <w:r>
        <w:rPr>
          <w:noProof/>
        </w:rPr>
      </w:r>
      <w:r>
        <w:rPr>
          <w:noProof/>
        </w:rPr>
        <w:fldChar w:fldCharType="separate"/>
      </w:r>
      <w:r w:rsidR="00102A04">
        <w:rPr>
          <w:noProof/>
        </w:rPr>
        <w:t>40</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8.2 </w:t>
      </w:r>
      <w:r>
        <w:rPr>
          <w:noProof/>
        </w:rPr>
        <w:tab/>
      </w:r>
      <w:r w:rsidRPr="00C95E58">
        <w:rPr>
          <w:noProof/>
        </w:rPr>
        <w:t xml:space="preserve">ANÁLISE DOS </w:t>
      </w:r>
      <w:r w:rsidRPr="00C95E58">
        <w:rPr>
          <w:caps/>
          <w:noProof/>
        </w:rPr>
        <w:t>Resultados do questionário da 1ª etapa.</w:t>
      </w:r>
      <w:r>
        <w:rPr>
          <w:noProof/>
        </w:rPr>
        <w:tab/>
      </w:r>
      <w:r>
        <w:rPr>
          <w:noProof/>
        </w:rPr>
        <w:fldChar w:fldCharType="begin"/>
      </w:r>
      <w:r>
        <w:rPr>
          <w:noProof/>
        </w:rPr>
        <w:instrText xml:space="preserve"> PAGEREF _Toc371444569 \h </w:instrText>
      </w:r>
      <w:r>
        <w:rPr>
          <w:noProof/>
        </w:rPr>
      </w:r>
      <w:r>
        <w:rPr>
          <w:noProof/>
        </w:rPr>
        <w:fldChar w:fldCharType="separate"/>
      </w:r>
      <w:r w:rsidR="00102A04">
        <w:rPr>
          <w:noProof/>
        </w:rPr>
        <w:t>45</w:t>
      </w:r>
      <w:r>
        <w:rPr>
          <w:noProof/>
        </w:rPr>
        <w:fldChar w:fldCharType="end"/>
      </w:r>
    </w:p>
    <w:p w:rsidR="00253BCC" w:rsidRPr="00D90921" w:rsidRDefault="00253BCC" w:rsidP="00253BCC">
      <w:pPr>
        <w:pStyle w:val="Sumrio2"/>
        <w:rPr>
          <w:rFonts w:ascii="Calibri" w:hAnsi="Calibri" w:cs="Times New Roman"/>
          <w:noProof/>
          <w:color w:val="auto"/>
        </w:rPr>
      </w:pPr>
      <w:r w:rsidRPr="00C95E58">
        <w:rPr>
          <w:noProof/>
        </w:rPr>
        <w:t xml:space="preserve">8.4 </w:t>
      </w:r>
      <w:r>
        <w:rPr>
          <w:noProof/>
        </w:rPr>
        <w:tab/>
      </w:r>
      <w:r w:rsidRPr="00C95E58">
        <w:rPr>
          <w:noProof/>
        </w:rPr>
        <w:t>ANÁLISE DOS Resultados do questionário da 2ª etapa.</w:t>
      </w:r>
      <w:r>
        <w:rPr>
          <w:noProof/>
        </w:rPr>
        <w:tab/>
      </w:r>
      <w:r>
        <w:rPr>
          <w:noProof/>
        </w:rPr>
        <w:fldChar w:fldCharType="begin"/>
      </w:r>
      <w:r>
        <w:rPr>
          <w:noProof/>
        </w:rPr>
        <w:instrText xml:space="preserve"> PAGEREF _Toc371444570 \h </w:instrText>
      </w:r>
      <w:r>
        <w:rPr>
          <w:noProof/>
        </w:rPr>
      </w:r>
      <w:r>
        <w:rPr>
          <w:noProof/>
        </w:rPr>
        <w:fldChar w:fldCharType="separate"/>
      </w:r>
      <w:r w:rsidR="00102A04">
        <w:rPr>
          <w:noProof/>
        </w:rPr>
        <w:t>55</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rPr>
        <w:t xml:space="preserve">9 </w:t>
      </w:r>
      <w:r>
        <w:rPr>
          <w:noProof/>
        </w:rPr>
        <w:tab/>
      </w:r>
      <w:r w:rsidRPr="00C95E58">
        <w:rPr>
          <w:noProof/>
        </w:rPr>
        <w:t>TRABALHOS FUTUROS</w:t>
      </w:r>
      <w:r>
        <w:rPr>
          <w:noProof/>
        </w:rPr>
        <w:tab/>
      </w:r>
      <w:r>
        <w:rPr>
          <w:noProof/>
        </w:rPr>
        <w:fldChar w:fldCharType="begin"/>
      </w:r>
      <w:r>
        <w:rPr>
          <w:noProof/>
        </w:rPr>
        <w:instrText xml:space="preserve"> PAGEREF _Toc371444574 \h </w:instrText>
      </w:r>
      <w:r>
        <w:rPr>
          <w:noProof/>
        </w:rPr>
      </w:r>
      <w:r>
        <w:rPr>
          <w:noProof/>
        </w:rPr>
        <w:fldChar w:fldCharType="separate"/>
      </w:r>
      <w:r w:rsidR="00102A04">
        <w:rPr>
          <w:noProof/>
        </w:rPr>
        <w:t>65</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rFonts w:eastAsia="Calibri"/>
          <w:noProof/>
        </w:rPr>
        <w:t xml:space="preserve">10 </w:t>
      </w:r>
      <w:r>
        <w:rPr>
          <w:rFonts w:eastAsia="Calibri"/>
          <w:noProof/>
        </w:rPr>
        <w:tab/>
      </w:r>
      <w:r w:rsidRPr="00C95E58">
        <w:rPr>
          <w:rFonts w:eastAsia="Calibri"/>
          <w:noProof/>
        </w:rPr>
        <w:t>CONCLUSÃO</w:t>
      </w:r>
      <w:r>
        <w:rPr>
          <w:noProof/>
        </w:rPr>
        <w:tab/>
      </w:r>
      <w:r>
        <w:rPr>
          <w:noProof/>
        </w:rPr>
        <w:fldChar w:fldCharType="begin"/>
      </w:r>
      <w:r>
        <w:rPr>
          <w:noProof/>
        </w:rPr>
        <w:instrText xml:space="preserve"> PAGEREF _Toc371444575 \h </w:instrText>
      </w:r>
      <w:r>
        <w:rPr>
          <w:noProof/>
        </w:rPr>
      </w:r>
      <w:r>
        <w:rPr>
          <w:noProof/>
        </w:rPr>
        <w:fldChar w:fldCharType="separate"/>
      </w:r>
      <w:r w:rsidR="00102A04">
        <w:rPr>
          <w:noProof/>
        </w:rPr>
        <w:t>66</w:t>
      </w:r>
      <w:r>
        <w:rPr>
          <w:noProof/>
        </w:rPr>
        <w:fldChar w:fldCharType="end"/>
      </w:r>
    </w:p>
    <w:p w:rsidR="00253BCC" w:rsidRPr="00D90921" w:rsidRDefault="00253BCC">
      <w:pPr>
        <w:pStyle w:val="Sumrio1"/>
        <w:rPr>
          <w:rFonts w:ascii="Calibri" w:hAnsi="Calibri" w:cs="Times New Roman"/>
          <w:b w:val="0"/>
          <w:noProof/>
          <w:color w:val="auto"/>
          <w:sz w:val="22"/>
        </w:rPr>
      </w:pPr>
      <w:r w:rsidRPr="00C95E58">
        <w:rPr>
          <w:noProof/>
        </w:rPr>
        <w:t xml:space="preserve">10 </w:t>
      </w:r>
      <w:r>
        <w:rPr>
          <w:noProof/>
        </w:rPr>
        <w:tab/>
      </w:r>
      <w:r w:rsidRPr="00C95E58">
        <w:rPr>
          <w:noProof/>
        </w:rPr>
        <w:t>REFERÊNCIAS</w:t>
      </w:r>
      <w:r>
        <w:rPr>
          <w:noProof/>
        </w:rPr>
        <w:tab/>
      </w:r>
      <w:r>
        <w:rPr>
          <w:noProof/>
        </w:rPr>
        <w:fldChar w:fldCharType="begin"/>
      </w:r>
      <w:r>
        <w:rPr>
          <w:noProof/>
        </w:rPr>
        <w:instrText xml:space="preserve"> PAGEREF _Toc371444576 \h </w:instrText>
      </w:r>
      <w:r>
        <w:rPr>
          <w:noProof/>
        </w:rPr>
      </w:r>
      <w:r>
        <w:rPr>
          <w:noProof/>
        </w:rPr>
        <w:fldChar w:fldCharType="separate"/>
      </w:r>
      <w:r w:rsidR="00102A04">
        <w:rPr>
          <w:noProof/>
        </w:rPr>
        <w:t>68</w:t>
      </w:r>
      <w:r>
        <w:rPr>
          <w:noProof/>
        </w:rPr>
        <w:fldChar w:fldCharType="end"/>
      </w:r>
    </w:p>
    <w:p w:rsidR="00011107" w:rsidRDefault="00A0516B" w:rsidP="00011107">
      <w:pPr>
        <w:pStyle w:val="Padro"/>
      </w:pPr>
      <w:r>
        <w:fldChar w:fldCharType="end"/>
      </w:r>
    </w:p>
    <w:p w:rsidR="00A0516B" w:rsidRDefault="00A0516B" w:rsidP="00011107">
      <w:pPr>
        <w:pStyle w:val="Padro"/>
      </w:pPr>
    </w:p>
    <w:p w:rsidR="00143390" w:rsidRDefault="00143390" w:rsidP="00011107">
      <w:pPr>
        <w:pStyle w:val="Padro"/>
      </w:pPr>
    </w:p>
    <w:p w:rsidR="00DD72BE" w:rsidRDefault="00DD72BE" w:rsidP="00011107">
      <w:pPr>
        <w:pStyle w:val="Padro"/>
      </w:pPr>
    </w:p>
    <w:p w:rsidR="00143390" w:rsidRDefault="00143390" w:rsidP="00011107">
      <w:pPr>
        <w:pStyle w:val="Padro"/>
      </w:pPr>
    </w:p>
    <w:p w:rsidR="00A0516B" w:rsidRPr="00A0516B" w:rsidRDefault="00A0516B" w:rsidP="00A0516B">
      <w:pPr>
        <w:pStyle w:val="Ttulo1"/>
        <w:rPr>
          <w:rFonts w:ascii="Arial" w:hAnsi="Arial" w:cs="Arial"/>
          <w:b/>
          <w:sz w:val="24"/>
          <w:szCs w:val="24"/>
        </w:rPr>
      </w:pPr>
      <w:bookmarkStart w:id="1" w:name="_Toc371444545"/>
      <w:r w:rsidRPr="00A0516B">
        <w:rPr>
          <w:rFonts w:ascii="Arial" w:hAnsi="Arial" w:cs="Arial"/>
          <w:b/>
          <w:sz w:val="24"/>
          <w:szCs w:val="24"/>
        </w:rPr>
        <w:lastRenderedPageBreak/>
        <w:t>1 INTRODUÇÃO</w:t>
      </w:r>
      <w:bookmarkEnd w:id="1"/>
    </w:p>
    <w:p w:rsidR="00A0516B" w:rsidRDefault="00A0516B" w:rsidP="00A0516B">
      <w:pPr>
        <w:pStyle w:val="Corpodetexto"/>
        <w:spacing w:line="360" w:lineRule="auto"/>
        <w:ind w:firstLine="1134"/>
      </w:pPr>
    </w:p>
    <w:p w:rsidR="00A0516B" w:rsidRDefault="00A0516B" w:rsidP="00A0516B">
      <w:pPr>
        <w:pStyle w:val="Corpodetexto"/>
        <w:spacing w:line="360" w:lineRule="auto"/>
        <w:ind w:firstLine="1134"/>
      </w:pPr>
      <w:r w:rsidRPr="00393858">
        <w:t xml:space="preserve">Nota-se que a informação é um dos ativos mais importantes no âmbito organizacional. Porém, apesar de vivemos na era da informação, pouco se sabe sobre ela de fato. </w:t>
      </w:r>
    </w:p>
    <w:p w:rsidR="00A0516B" w:rsidRDefault="00A0516B" w:rsidP="00A0516B">
      <w:pPr>
        <w:pStyle w:val="Corpodetexto"/>
        <w:spacing w:line="360" w:lineRule="auto"/>
        <w:ind w:firstLine="1134"/>
      </w:pPr>
      <w:r w:rsidRPr="00393858">
        <w:t xml:space="preserve">O presente estudo de caso analisa os aspectos teóricos de classificação dos meios de organização da Informação e do uso de Mapas Conceituais como meio de representação do Conhecimento e da aplicação em portal Institucional. O objetivo </w:t>
      </w:r>
      <w:r>
        <w:t>geral</w:t>
      </w:r>
      <w:r w:rsidRPr="00393858">
        <w:t xml:space="preserve"> foi elaborar um estudo que identificasse as contribuições através do uso de Mapas Conceituais em Portal Institucional através dos meios de classificação da informação. </w:t>
      </w:r>
    </w:p>
    <w:p w:rsidR="00A0516B" w:rsidRDefault="00A0516B" w:rsidP="00A0516B">
      <w:pPr>
        <w:spacing w:after="0" w:line="360" w:lineRule="auto"/>
        <w:ind w:firstLine="1134"/>
        <w:jc w:val="both"/>
        <w:rPr>
          <w:rFonts w:ascii="Arial" w:hAnsi="Arial" w:cs="Arial"/>
          <w:sz w:val="24"/>
          <w:szCs w:val="24"/>
        </w:rPr>
      </w:pPr>
      <w:r>
        <w:rPr>
          <w:rFonts w:ascii="Arial" w:hAnsi="Arial" w:cs="Arial"/>
          <w:sz w:val="24"/>
          <w:szCs w:val="24"/>
        </w:rPr>
        <w:t>Foram realizados trabalhos de contextualização do cenário indicando as estratégias de escolha do portal e também a inferência de usabilidade, bem como a construção de Mapas Conceituais do portal.  Para a classificação das informações contidas no portal e c</w:t>
      </w:r>
      <w:r w:rsidRPr="00393858">
        <w:rPr>
          <w:rFonts w:ascii="Arial" w:hAnsi="Arial" w:cs="Arial"/>
          <w:sz w:val="24"/>
          <w:szCs w:val="24"/>
        </w:rPr>
        <w:t xml:space="preserve">omo </w:t>
      </w:r>
      <w:r>
        <w:rPr>
          <w:rFonts w:ascii="Arial" w:hAnsi="Arial" w:cs="Arial"/>
          <w:sz w:val="24"/>
          <w:szCs w:val="24"/>
        </w:rPr>
        <w:t xml:space="preserve">instrumento de </w:t>
      </w:r>
      <w:r w:rsidRPr="00393858">
        <w:rPr>
          <w:rFonts w:ascii="Arial" w:hAnsi="Arial" w:cs="Arial"/>
          <w:sz w:val="24"/>
          <w:szCs w:val="24"/>
        </w:rPr>
        <w:t xml:space="preserve">coleta de dados, </w:t>
      </w:r>
      <w:r>
        <w:rPr>
          <w:rFonts w:ascii="Arial" w:hAnsi="Arial" w:cs="Arial"/>
          <w:sz w:val="24"/>
          <w:szCs w:val="24"/>
        </w:rPr>
        <w:t xml:space="preserve">foram utilizados questionários que avaliaram a satisfação das informações resultantes de pesquisas realizadas bem como o auxilio dado nas buscas através do uso de um Mapa Conceitual como representação da informação. </w:t>
      </w:r>
    </w:p>
    <w:p w:rsidR="00A0516B" w:rsidRDefault="00A0516B" w:rsidP="00A0516B">
      <w:pPr>
        <w:spacing w:after="0" w:line="360" w:lineRule="auto"/>
        <w:ind w:firstLine="1134"/>
        <w:jc w:val="both"/>
        <w:rPr>
          <w:rFonts w:ascii="Arial" w:hAnsi="Arial" w:cs="Arial"/>
          <w:sz w:val="24"/>
          <w:szCs w:val="24"/>
        </w:rPr>
      </w:pPr>
      <w:r w:rsidRPr="00393858">
        <w:rPr>
          <w:rFonts w:ascii="Arial" w:hAnsi="Arial" w:cs="Arial"/>
          <w:sz w:val="24"/>
          <w:szCs w:val="24"/>
        </w:rPr>
        <w:t xml:space="preserve">Justifica-se o presente estudo diante a necessidade de uma melhor utilização da informação e de sua disponibilização com qualidade e confiabilidade para que seja possível atender as necessidades dos usuários e dos seus reais propósitos. </w:t>
      </w:r>
    </w:p>
    <w:p w:rsidR="00A0516B" w:rsidRDefault="00A0516B" w:rsidP="00A0516B">
      <w:pPr>
        <w:spacing w:after="0" w:line="360" w:lineRule="auto"/>
        <w:ind w:firstLine="1134"/>
        <w:jc w:val="both"/>
        <w:rPr>
          <w:rFonts w:ascii="Arial" w:hAnsi="Arial" w:cs="Arial"/>
          <w:sz w:val="24"/>
          <w:szCs w:val="24"/>
        </w:rPr>
      </w:pPr>
      <w:r w:rsidRPr="00393858">
        <w:rPr>
          <w:rFonts w:ascii="Arial" w:hAnsi="Arial" w:cs="Arial"/>
          <w:sz w:val="24"/>
          <w:szCs w:val="24"/>
        </w:rPr>
        <w:t>A partir dos dado</w:t>
      </w:r>
      <w:r>
        <w:rPr>
          <w:rFonts w:ascii="Arial" w:hAnsi="Arial" w:cs="Arial"/>
          <w:sz w:val="24"/>
          <w:szCs w:val="24"/>
        </w:rPr>
        <w:t xml:space="preserve">s levantados, é considerável a </w:t>
      </w:r>
      <w:r w:rsidRPr="00393858">
        <w:rPr>
          <w:rFonts w:ascii="Arial" w:hAnsi="Arial" w:cs="Arial"/>
          <w:sz w:val="24"/>
          <w:szCs w:val="24"/>
        </w:rPr>
        <w:t>utilização de Mapas Conceituais, uma vez</w:t>
      </w:r>
      <w:r>
        <w:rPr>
          <w:rFonts w:ascii="Arial" w:hAnsi="Arial" w:cs="Arial"/>
          <w:sz w:val="24"/>
          <w:szCs w:val="24"/>
        </w:rPr>
        <w:t xml:space="preserve"> que seu uso aliado à pesquisa </w:t>
      </w:r>
      <w:r w:rsidRPr="00393858">
        <w:rPr>
          <w:rFonts w:ascii="Arial" w:hAnsi="Arial" w:cs="Arial"/>
          <w:sz w:val="24"/>
          <w:szCs w:val="24"/>
        </w:rPr>
        <w:t>servirá de auxílio na bus</w:t>
      </w:r>
      <w:r>
        <w:rPr>
          <w:rFonts w:ascii="Arial" w:hAnsi="Arial" w:cs="Arial"/>
          <w:sz w:val="24"/>
          <w:szCs w:val="24"/>
        </w:rPr>
        <w:t xml:space="preserve">ca das informações do portal e </w:t>
      </w:r>
      <w:r w:rsidRPr="00393858">
        <w:rPr>
          <w:rFonts w:ascii="Arial" w:hAnsi="Arial" w:cs="Arial"/>
          <w:sz w:val="24"/>
          <w:szCs w:val="24"/>
        </w:rPr>
        <w:t xml:space="preserve">na representação do conhecimento. </w:t>
      </w:r>
    </w:p>
    <w:p w:rsidR="006844AF" w:rsidRPr="006844AF" w:rsidRDefault="00A0516B" w:rsidP="00583CED">
      <w:pPr>
        <w:spacing w:after="0" w:line="360" w:lineRule="auto"/>
        <w:ind w:firstLine="1134"/>
        <w:jc w:val="both"/>
        <w:rPr>
          <w:rFonts w:eastAsia="Times New Roman"/>
          <w:b/>
          <w:noProof/>
        </w:rPr>
      </w:pPr>
      <w:r>
        <w:rPr>
          <w:rFonts w:ascii="Arial" w:hAnsi="Arial" w:cs="Arial"/>
          <w:sz w:val="24"/>
          <w:szCs w:val="24"/>
        </w:rPr>
        <w:t>Este trabalho está organizado com um capítulo de abordagem de fundamentos dos conceitos necessários para e</w:t>
      </w:r>
      <w:r w:rsidR="00583CED">
        <w:rPr>
          <w:rFonts w:ascii="Arial" w:hAnsi="Arial" w:cs="Arial"/>
          <w:sz w:val="24"/>
          <w:szCs w:val="24"/>
        </w:rPr>
        <w:t>sta pesquisa, onde é trabalhada a introdução do tema, bem como conceitos sobre informação e conhecimento, seus meios de classificação e representação. Caracteriza os métodos utilizados para a obtenção de informação de estudo do Portal, a contextualização do cenário de pesquisa e inferência de usabilidade. Foram realizados também os trabalhos de construção de Mapas Conceituais do site, aplicação de formulários para avali</w:t>
      </w:r>
      <w:r w:rsidR="00BB5C35">
        <w:rPr>
          <w:rFonts w:ascii="Arial" w:hAnsi="Arial" w:cs="Arial"/>
          <w:sz w:val="24"/>
          <w:szCs w:val="24"/>
        </w:rPr>
        <w:t>ação de conteúdos do mesmo. Depois de</w:t>
      </w:r>
      <w:r w:rsidR="00583CED">
        <w:rPr>
          <w:rFonts w:ascii="Arial" w:hAnsi="Arial" w:cs="Arial"/>
          <w:sz w:val="24"/>
          <w:szCs w:val="24"/>
        </w:rPr>
        <w:t xml:space="preserve"> realizados os trabalhos de descrição e análise dos resultados, indução de trabalhos futuros.</w:t>
      </w:r>
    </w:p>
    <w:p w:rsidR="006844AF" w:rsidRDefault="006844AF" w:rsidP="00042C99">
      <w:pPr>
        <w:pStyle w:val="Ttulo1"/>
        <w:rPr>
          <w:rFonts w:ascii="Arial" w:hAnsi="Arial" w:cs="Arial"/>
          <w:b/>
          <w:caps/>
          <w:color w:val="222222"/>
          <w:sz w:val="24"/>
          <w:szCs w:val="24"/>
          <w:shd w:val="clear" w:color="auto" w:fill="FFFFFF"/>
        </w:rPr>
      </w:pPr>
      <w:bookmarkStart w:id="2" w:name="_Toc371444546"/>
      <w:r w:rsidRPr="00593B1E">
        <w:rPr>
          <w:rFonts w:ascii="Arial" w:hAnsi="Arial" w:cs="Arial"/>
          <w:b/>
          <w:color w:val="222222"/>
          <w:sz w:val="24"/>
          <w:szCs w:val="24"/>
          <w:shd w:val="clear" w:color="auto" w:fill="FFFFFF"/>
        </w:rPr>
        <w:lastRenderedPageBreak/>
        <w:t xml:space="preserve">2 </w:t>
      </w:r>
      <w:r w:rsidRPr="00593B1E">
        <w:rPr>
          <w:rFonts w:ascii="Arial" w:hAnsi="Arial" w:cs="Arial"/>
          <w:b/>
          <w:caps/>
          <w:color w:val="222222"/>
          <w:sz w:val="24"/>
          <w:szCs w:val="24"/>
          <w:shd w:val="clear" w:color="auto" w:fill="FFFFFF"/>
        </w:rPr>
        <w:t>Informação e Conhecimento</w:t>
      </w:r>
      <w:bookmarkEnd w:id="2"/>
    </w:p>
    <w:p w:rsidR="006844AF" w:rsidRDefault="006844AF" w:rsidP="006844AF">
      <w:pPr>
        <w:spacing w:after="0" w:line="360" w:lineRule="auto"/>
        <w:ind w:firstLine="1134"/>
        <w:jc w:val="both"/>
        <w:rPr>
          <w:rFonts w:ascii="Arial" w:hAnsi="Arial" w:cs="Arial"/>
          <w:sz w:val="24"/>
          <w:szCs w:val="24"/>
        </w:rPr>
      </w:pPr>
    </w:p>
    <w:p w:rsidR="006844AF"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 xml:space="preserve">Nota-se que a informação é um dos ativos mais importantes no âmbito organizacional. Porém, apesar de vivemos na era da informação, pouco se sabe sobre ela de fato. </w:t>
      </w:r>
    </w:p>
    <w:p w:rsidR="006844AF"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 xml:space="preserve">“A informação é o resultado do processamento, manipulação e organização de dados, de tal forma que represente uma modificação (quantitativa ou qualitativa) no conhecimento do sistema (pessoa, animal ou máquina) que a recebe” (Serra, 2007). </w:t>
      </w:r>
    </w:p>
    <w:p w:rsidR="006844AF"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Atualmente, a pluralidade de concepções sobre a informação não somente está relacionada aos fins para os quais se desenvolve como também às bases a partir das quais elas se edificaram</w:t>
      </w:r>
      <w:r>
        <w:rPr>
          <w:rFonts w:ascii="Arial" w:hAnsi="Arial" w:cs="Arial"/>
          <w:sz w:val="24"/>
          <w:szCs w:val="24"/>
        </w:rPr>
        <w:t xml:space="preserve"> (</w:t>
      </w:r>
      <w:r w:rsidRPr="00A71F5E">
        <w:rPr>
          <w:rFonts w:ascii="Arial" w:hAnsi="Arial" w:cs="Arial"/>
          <w:sz w:val="24"/>
          <w:szCs w:val="24"/>
        </w:rPr>
        <w:t>G</w:t>
      </w:r>
      <w:r>
        <w:rPr>
          <w:rFonts w:ascii="Arial" w:hAnsi="Arial" w:cs="Arial"/>
          <w:sz w:val="24"/>
          <w:szCs w:val="24"/>
        </w:rPr>
        <w:t xml:space="preserve">ONZALEZ, </w:t>
      </w:r>
      <w:r w:rsidRPr="00A71F5E">
        <w:rPr>
          <w:rFonts w:ascii="Arial" w:hAnsi="Arial" w:cs="Arial"/>
          <w:sz w:val="24"/>
          <w:szCs w:val="24"/>
        </w:rPr>
        <w:t>N</w:t>
      </w:r>
      <w:r>
        <w:rPr>
          <w:rFonts w:ascii="Arial" w:hAnsi="Arial" w:cs="Arial"/>
          <w:sz w:val="24"/>
          <w:szCs w:val="24"/>
        </w:rPr>
        <w:t>ASCIMENTO</w:t>
      </w:r>
      <w:r w:rsidRPr="00A71F5E">
        <w:rPr>
          <w:rFonts w:ascii="Arial" w:hAnsi="Arial" w:cs="Arial"/>
          <w:sz w:val="24"/>
          <w:szCs w:val="24"/>
        </w:rPr>
        <w:t xml:space="preserve"> &amp;</w:t>
      </w:r>
      <w:r>
        <w:rPr>
          <w:rFonts w:ascii="Arial" w:hAnsi="Arial" w:cs="Arial"/>
          <w:sz w:val="24"/>
          <w:szCs w:val="24"/>
        </w:rPr>
        <w:t xml:space="preserve"> </w:t>
      </w:r>
      <w:r w:rsidRPr="00A71F5E">
        <w:rPr>
          <w:rFonts w:ascii="Arial" w:hAnsi="Arial" w:cs="Arial"/>
          <w:sz w:val="24"/>
          <w:szCs w:val="24"/>
        </w:rPr>
        <w:t>H</w:t>
      </w:r>
      <w:r>
        <w:rPr>
          <w:rFonts w:ascii="Arial" w:hAnsi="Arial" w:cs="Arial"/>
          <w:sz w:val="24"/>
          <w:szCs w:val="24"/>
        </w:rPr>
        <w:t xml:space="preserve">ASELAGER, </w:t>
      </w:r>
      <w:r w:rsidRPr="00A71F5E">
        <w:rPr>
          <w:rFonts w:ascii="Arial" w:hAnsi="Arial" w:cs="Arial"/>
          <w:sz w:val="24"/>
          <w:szCs w:val="24"/>
        </w:rPr>
        <w:t>2004</w:t>
      </w:r>
      <w:r>
        <w:rPr>
          <w:rFonts w:ascii="Arial" w:hAnsi="Arial" w:cs="Arial"/>
          <w:sz w:val="24"/>
          <w:szCs w:val="24"/>
        </w:rPr>
        <w:t>, p. 02</w:t>
      </w:r>
      <w:r w:rsidRPr="00A71F5E">
        <w:rPr>
          <w:rFonts w:ascii="Arial" w:hAnsi="Arial" w:cs="Arial"/>
          <w:sz w:val="24"/>
          <w:szCs w:val="24"/>
        </w:rPr>
        <w:t xml:space="preserve">). </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Nesse contexto a informação tem duas finalidades: para conhecimento dos ambientes interno e externo de uma organização e para a atuação nestes ambientes (</w:t>
      </w:r>
      <w:proofErr w:type="spellStart"/>
      <w:r w:rsidRPr="00A71F5E">
        <w:rPr>
          <w:rFonts w:ascii="Arial" w:hAnsi="Arial" w:cs="Arial"/>
          <w:sz w:val="24"/>
          <w:szCs w:val="24"/>
        </w:rPr>
        <w:t>Chaumier</w:t>
      </w:r>
      <w:proofErr w:type="spellEnd"/>
      <w:r w:rsidRPr="00A71F5E">
        <w:rPr>
          <w:rFonts w:ascii="Arial" w:hAnsi="Arial" w:cs="Arial"/>
          <w:sz w:val="24"/>
          <w:szCs w:val="24"/>
        </w:rPr>
        <w:t>, 1986).</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 xml:space="preserve">A necessidade de compreender a informação como um ativo e o seu manuseio mostra, além de ser possível afirmar, que é cada vez mais procurada uma maneira de representar e difundir o conhecimento adquirido de uma maneira acessível, mantendo a visão de que é necessário contrair conhecimento e informações e divulgá-las. </w:t>
      </w:r>
      <w:r>
        <w:rPr>
          <w:rFonts w:ascii="Arial" w:hAnsi="Arial" w:cs="Arial"/>
          <w:sz w:val="24"/>
          <w:szCs w:val="24"/>
        </w:rPr>
        <w:t xml:space="preserve">(GONZALEZ; NASCIMENTO; HASELAGER, 2004). </w:t>
      </w:r>
      <w:r w:rsidRPr="00A71F5E">
        <w:rPr>
          <w:rFonts w:ascii="Arial" w:hAnsi="Arial" w:cs="Arial"/>
          <w:sz w:val="24"/>
          <w:szCs w:val="24"/>
        </w:rPr>
        <w:t>Essa necessidade cria questionamentos em relação ao papel que a informação desempenha, e, em alguns casos, se o necessário seria sua utilização de forma quantitativa, tornando discutível sua qualidade e confiabilidade.</w:t>
      </w:r>
    </w:p>
    <w:p w:rsidR="006844AF"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P</w:t>
      </w:r>
      <w:r>
        <w:rPr>
          <w:rFonts w:ascii="Arial" w:hAnsi="Arial" w:cs="Arial"/>
          <w:sz w:val="24"/>
          <w:szCs w:val="24"/>
        </w:rPr>
        <w:t>ara p</w:t>
      </w:r>
      <w:r w:rsidRPr="00A71F5E">
        <w:rPr>
          <w:rFonts w:ascii="Arial" w:hAnsi="Arial" w:cs="Arial"/>
          <w:sz w:val="24"/>
          <w:szCs w:val="24"/>
        </w:rPr>
        <w:t xml:space="preserve">or ter se tornado acessível a todas as pessoas, a </w:t>
      </w:r>
      <w:r w:rsidRPr="00A71F5E">
        <w:rPr>
          <w:rFonts w:ascii="Arial" w:hAnsi="Arial" w:cs="Arial"/>
          <w:i/>
          <w:iCs/>
          <w:sz w:val="24"/>
          <w:szCs w:val="24"/>
        </w:rPr>
        <w:t>Web</w:t>
      </w:r>
      <w:r w:rsidRPr="00A71F5E">
        <w:rPr>
          <w:rFonts w:ascii="Arial" w:hAnsi="Arial" w:cs="Arial"/>
          <w:sz w:val="24"/>
          <w:szCs w:val="24"/>
        </w:rPr>
        <w:t xml:space="preserve"> conta com uma grande variedade de aplicações. Evidentemente, uma grande quantidade de informação é disponibilizada pela Internet sem nenhum critério de avaliação que seja capaz de selecionar e que garanta sua qualida</w:t>
      </w:r>
      <w:r>
        <w:rPr>
          <w:rFonts w:ascii="Arial" w:hAnsi="Arial" w:cs="Arial"/>
          <w:sz w:val="24"/>
          <w:szCs w:val="24"/>
        </w:rPr>
        <w:t xml:space="preserve">de, relevância e confiabilidade (MAIA, 2003, p. 15). </w:t>
      </w:r>
      <w:r w:rsidRPr="00A71F5E">
        <w:rPr>
          <w:rFonts w:ascii="Arial" w:hAnsi="Arial" w:cs="Arial"/>
          <w:sz w:val="24"/>
          <w:szCs w:val="24"/>
        </w:rPr>
        <w:t xml:space="preserve">Contudo, observa-se que tal popularidade não implica necessariamente </w:t>
      </w:r>
      <w:r>
        <w:rPr>
          <w:rFonts w:ascii="Arial" w:hAnsi="Arial" w:cs="Arial"/>
          <w:sz w:val="24"/>
          <w:szCs w:val="24"/>
        </w:rPr>
        <w:t>em satisfação dos usuários.</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A falta de qualidade no critério da avaliação da informação</w:t>
      </w:r>
      <w:r>
        <w:rPr>
          <w:rFonts w:ascii="Arial" w:hAnsi="Arial" w:cs="Arial"/>
          <w:sz w:val="24"/>
          <w:szCs w:val="24"/>
        </w:rPr>
        <w:t xml:space="preserve"> que se torna disponível nos sites</w:t>
      </w:r>
      <w:r w:rsidRPr="00A71F5E">
        <w:rPr>
          <w:rFonts w:ascii="Arial" w:hAnsi="Arial" w:cs="Arial"/>
          <w:sz w:val="24"/>
          <w:szCs w:val="24"/>
        </w:rPr>
        <w:t xml:space="preserve"> acarreta insatisfação dos mesmos quanto à eficácia nos resultados alcançados em uma determinada pesquisa pela </w:t>
      </w:r>
      <w:r w:rsidRPr="008E0BDF">
        <w:rPr>
          <w:rFonts w:ascii="Arial" w:hAnsi="Arial" w:cs="Arial"/>
          <w:iCs/>
          <w:sz w:val="24"/>
          <w:szCs w:val="24"/>
        </w:rPr>
        <w:t>rede</w:t>
      </w:r>
      <w:r w:rsidRPr="00A71F5E">
        <w:rPr>
          <w:rFonts w:ascii="Arial" w:hAnsi="Arial" w:cs="Arial"/>
          <w:sz w:val="24"/>
          <w:szCs w:val="24"/>
        </w:rPr>
        <w:t>.</w:t>
      </w:r>
    </w:p>
    <w:p w:rsidR="006844AF" w:rsidRDefault="006844AF" w:rsidP="006844AF">
      <w:pPr>
        <w:spacing w:after="0" w:line="360" w:lineRule="auto"/>
        <w:ind w:firstLine="1134"/>
        <w:jc w:val="both"/>
        <w:rPr>
          <w:rFonts w:ascii="Arial" w:hAnsi="Arial" w:cs="Arial"/>
          <w:sz w:val="24"/>
          <w:szCs w:val="24"/>
        </w:rPr>
      </w:pPr>
      <w:r>
        <w:rPr>
          <w:rFonts w:ascii="Arial" w:hAnsi="Arial" w:cs="Arial"/>
          <w:sz w:val="24"/>
          <w:szCs w:val="24"/>
        </w:rPr>
        <w:lastRenderedPageBreak/>
        <w:t>Por exemplo, m</w:t>
      </w:r>
      <w:r w:rsidRPr="00A71F5E">
        <w:rPr>
          <w:rFonts w:ascii="Arial" w:hAnsi="Arial" w:cs="Arial"/>
          <w:sz w:val="24"/>
          <w:szCs w:val="24"/>
        </w:rPr>
        <w:t xml:space="preserve">uitos portais são visitados uma única vez, </w:t>
      </w:r>
      <w:r>
        <w:rPr>
          <w:rFonts w:ascii="Arial" w:hAnsi="Arial" w:cs="Arial"/>
          <w:sz w:val="24"/>
          <w:szCs w:val="24"/>
        </w:rPr>
        <w:t xml:space="preserve">mas </w:t>
      </w:r>
      <w:r w:rsidRPr="00A71F5E">
        <w:rPr>
          <w:rFonts w:ascii="Arial" w:hAnsi="Arial" w:cs="Arial"/>
          <w:sz w:val="24"/>
          <w:szCs w:val="24"/>
        </w:rPr>
        <w:t>não porque o conteúdo do</w:t>
      </w:r>
      <w:r>
        <w:rPr>
          <w:rFonts w:ascii="Arial" w:hAnsi="Arial" w:cs="Arial"/>
          <w:sz w:val="24"/>
          <w:szCs w:val="24"/>
        </w:rPr>
        <w:t xml:space="preserve"> site não seja interessante, mas porque quem o visitou foi</w:t>
      </w:r>
      <w:r w:rsidRPr="00A71F5E">
        <w:rPr>
          <w:rFonts w:ascii="Arial" w:hAnsi="Arial" w:cs="Arial"/>
          <w:sz w:val="24"/>
          <w:szCs w:val="24"/>
        </w:rPr>
        <w:t xml:space="preserve"> incapazes de encontrar a informação desejada.</w:t>
      </w:r>
    </w:p>
    <w:p w:rsidR="006844AF" w:rsidRDefault="006844AF" w:rsidP="006844AF">
      <w:pPr>
        <w:spacing w:after="0" w:line="360" w:lineRule="auto"/>
        <w:ind w:firstLine="1134"/>
        <w:jc w:val="both"/>
        <w:rPr>
          <w:rFonts w:ascii="Arial" w:hAnsi="Arial" w:cs="Arial"/>
          <w:sz w:val="24"/>
          <w:szCs w:val="24"/>
        </w:rPr>
      </w:pPr>
      <w:r>
        <w:rPr>
          <w:rFonts w:ascii="Arial" w:hAnsi="Arial" w:cs="Arial"/>
          <w:sz w:val="24"/>
          <w:szCs w:val="24"/>
        </w:rPr>
        <w:t>O</w:t>
      </w:r>
      <w:r w:rsidRPr="00A71F5E">
        <w:rPr>
          <w:rFonts w:ascii="Arial" w:hAnsi="Arial" w:cs="Arial"/>
          <w:sz w:val="24"/>
          <w:szCs w:val="24"/>
        </w:rPr>
        <w:t xml:space="preserve"> crescente aumento de páginas contendo informações não categorizadas pela rede sem nenhuma qualificação ou organização, coloca os usuários frente a uma quantidade de informações significativamente grande </w:t>
      </w:r>
      <w:r>
        <w:rPr>
          <w:rFonts w:ascii="Arial" w:hAnsi="Arial" w:cs="Arial"/>
          <w:sz w:val="24"/>
          <w:szCs w:val="24"/>
        </w:rPr>
        <w:t>que por vezes, são ineficientes (MAIA, 2003).</w:t>
      </w:r>
    </w:p>
    <w:p w:rsidR="006844AF" w:rsidRPr="00A71F5E" w:rsidRDefault="006844AF" w:rsidP="006844AF">
      <w:pPr>
        <w:spacing w:after="0" w:line="360" w:lineRule="auto"/>
        <w:ind w:firstLine="1134"/>
        <w:jc w:val="both"/>
        <w:rPr>
          <w:rFonts w:ascii="Arial" w:hAnsi="Arial" w:cs="Arial"/>
          <w:sz w:val="24"/>
          <w:szCs w:val="24"/>
        </w:rPr>
      </w:pPr>
      <w:r w:rsidRPr="002E1BCA">
        <w:rPr>
          <w:rFonts w:ascii="Arial" w:hAnsi="Arial" w:cs="Arial"/>
          <w:sz w:val="24"/>
          <w:szCs w:val="24"/>
        </w:rPr>
        <w:t>Assim, o valor da informação pode ser traduzido em uma</w:t>
      </w:r>
      <w:r>
        <w:rPr>
          <w:rFonts w:ascii="Arial" w:hAnsi="Arial" w:cs="Arial"/>
          <w:sz w:val="24"/>
          <w:szCs w:val="24"/>
        </w:rPr>
        <w:t xml:space="preserve"> </w:t>
      </w:r>
      <w:r w:rsidRPr="002E1BCA">
        <w:rPr>
          <w:rFonts w:ascii="Arial" w:hAnsi="Arial" w:cs="Arial"/>
          <w:sz w:val="24"/>
          <w:szCs w:val="24"/>
        </w:rPr>
        <w:t>equação que contenha todos os fatores que influenciam a</w:t>
      </w:r>
      <w:r>
        <w:rPr>
          <w:rFonts w:ascii="Arial" w:hAnsi="Arial" w:cs="Arial"/>
          <w:sz w:val="24"/>
          <w:szCs w:val="24"/>
        </w:rPr>
        <w:t xml:space="preserve"> </w:t>
      </w:r>
      <w:r w:rsidRPr="002E1BCA">
        <w:rPr>
          <w:rFonts w:ascii="Arial" w:hAnsi="Arial" w:cs="Arial"/>
          <w:sz w:val="24"/>
          <w:szCs w:val="24"/>
        </w:rPr>
        <w:t>a</w:t>
      </w:r>
      <w:r>
        <w:rPr>
          <w:rFonts w:ascii="Arial" w:hAnsi="Arial" w:cs="Arial"/>
          <w:sz w:val="24"/>
          <w:szCs w:val="24"/>
        </w:rPr>
        <w:t>valiação de valor da informação (MORESI, 2000, p.18).</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Para que possa atingir a sua função principal, onde o conteúdo informacional possa ter um controle eficiente entre a fonte (quem esta fornecendo a informação) e o receptor, independentemente do seu significado ou da natureza da informação – onde a comunicação que será gerada ao usuário a quem se destina e o conteúdo transmitido –, tenha como resultado final uma informação de qualidade e eficiente, que seja confiável, independente de sua quantidade.</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 xml:space="preserve">Com a utilização tanto pessoal quanto profissional, a </w:t>
      </w:r>
      <w:r w:rsidRPr="00A71F5E">
        <w:rPr>
          <w:rFonts w:ascii="Arial" w:hAnsi="Arial" w:cs="Arial"/>
          <w:i/>
          <w:iCs/>
          <w:sz w:val="24"/>
          <w:szCs w:val="24"/>
        </w:rPr>
        <w:t>Web</w:t>
      </w:r>
      <w:r>
        <w:rPr>
          <w:rFonts w:ascii="Arial" w:hAnsi="Arial" w:cs="Arial"/>
          <w:i/>
          <w:iCs/>
          <w:sz w:val="24"/>
          <w:szCs w:val="24"/>
        </w:rPr>
        <w:t xml:space="preserve"> </w:t>
      </w:r>
      <w:r w:rsidRPr="00A71F5E">
        <w:rPr>
          <w:rFonts w:ascii="Arial" w:hAnsi="Arial" w:cs="Arial"/>
          <w:sz w:val="24"/>
          <w:szCs w:val="24"/>
        </w:rPr>
        <w:t>com o decorrer dos anos, foi se expandindo e, ao mesmo tempo, cresceram-se questionamentos relacionados à qualidade do que está disponível na rede.</w:t>
      </w:r>
    </w:p>
    <w:p w:rsidR="006844AF" w:rsidRDefault="006844AF" w:rsidP="006844AF">
      <w:pPr>
        <w:spacing w:after="0" w:line="360" w:lineRule="auto"/>
        <w:ind w:firstLine="1134"/>
        <w:jc w:val="both"/>
        <w:rPr>
          <w:rFonts w:ascii="Arial" w:hAnsi="Arial" w:cs="Arial"/>
          <w:sz w:val="24"/>
          <w:szCs w:val="24"/>
        </w:rPr>
      </w:pPr>
      <w:r>
        <w:rPr>
          <w:rFonts w:ascii="Arial" w:hAnsi="Arial" w:cs="Arial"/>
          <w:sz w:val="24"/>
          <w:szCs w:val="24"/>
        </w:rPr>
        <w:t>“</w:t>
      </w:r>
      <w:r w:rsidRPr="00A71F5E">
        <w:rPr>
          <w:rFonts w:ascii="Arial" w:hAnsi="Arial" w:cs="Arial"/>
          <w:sz w:val="24"/>
          <w:szCs w:val="24"/>
        </w:rPr>
        <w:t>Reconhecendo o papel importante da informação, muitas organizações são insensíveis a alguns excessos na busca e manutenção da informação. Os esforços principais devem priorizar a busca e a manutenção da informação crítica, mínima e potencial, respectivamente</w:t>
      </w:r>
      <w:r>
        <w:rPr>
          <w:rFonts w:ascii="Arial" w:hAnsi="Arial" w:cs="Arial"/>
          <w:sz w:val="24"/>
          <w:szCs w:val="24"/>
        </w:rPr>
        <w:t>”. (MORESI, 2000, p.15).</w:t>
      </w:r>
      <w:r w:rsidRPr="00A71F5E">
        <w:rPr>
          <w:rFonts w:ascii="Arial" w:hAnsi="Arial" w:cs="Arial"/>
          <w:sz w:val="24"/>
          <w:szCs w:val="24"/>
        </w:rPr>
        <w:t xml:space="preserve"> </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Se quando encontrada não é precisa e eficaz, não terá valor a quem foi transmitida (informação sem interesse) e não produzirá conhecimento.</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A busca por informação é justificada pela busca de conhecimento. O conhecimento, diferente da informação, está relacionado a alguma ação, um determinado propósito.</w:t>
      </w:r>
    </w:p>
    <w:p w:rsidR="006844AF" w:rsidRPr="00A71F5E" w:rsidRDefault="006844AF" w:rsidP="006844AF">
      <w:pPr>
        <w:spacing w:after="0" w:line="360" w:lineRule="auto"/>
        <w:ind w:firstLine="1134"/>
        <w:jc w:val="both"/>
        <w:rPr>
          <w:rFonts w:ascii="Arial" w:hAnsi="Arial" w:cs="Arial"/>
          <w:sz w:val="24"/>
          <w:szCs w:val="24"/>
        </w:rPr>
      </w:pPr>
      <w:r w:rsidRPr="00A71F5E">
        <w:rPr>
          <w:rFonts w:ascii="Arial" w:hAnsi="Arial" w:cs="Arial"/>
          <w:sz w:val="24"/>
          <w:szCs w:val="24"/>
        </w:rPr>
        <w:t xml:space="preserve">A informação e o conhecimento estão ligados. À medida que a informação é gerada, o conhecimento alarga-se de forma gradativa a mesma e se torna dependente da informação, e vice-versa. Para </w:t>
      </w:r>
      <w:proofErr w:type="spellStart"/>
      <w:r w:rsidRPr="00A71F5E">
        <w:rPr>
          <w:rFonts w:ascii="Arial" w:hAnsi="Arial" w:cs="Arial"/>
          <w:sz w:val="24"/>
          <w:szCs w:val="24"/>
        </w:rPr>
        <w:t>Nonaka</w:t>
      </w:r>
      <w:proofErr w:type="spellEnd"/>
      <w:r w:rsidRPr="00A71F5E">
        <w:rPr>
          <w:rFonts w:ascii="Arial" w:hAnsi="Arial" w:cs="Arial"/>
          <w:sz w:val="24"/>
          <w:szCs w:val="24"/>
        </w:rPr>
        <w:t xml:space="preserve"> e </w:t>
      </w:r>
      <w:proofErr w:type="spellStart"/>
      <w:r w:rsidRPr="00A71F5E">
        <w:rPr>
          <w:rFonts w:ascii="Arial" w:hAnsi="Arial" w:cs="Arial"/>
          <w:sz w:val="24"/>
          <w:szCs w:val="24"/>
        </w:rPr>
        <w:t>Takeuchi</w:t>
      </w:r>
      <w:proofErr w:type="spellEnd"/>
      <w:r>
        <w:rPr>
          <w:rFonts w:ascii="Arial" w:hAnsi="Arial" w:cs="Arial"/>
          <w:sz w:val="24"/>
          <w:szCs w:val="24"/>
        </w:rPr>
        <w:t xml:space="preserve"> </w:t>
      </w:r>
      <w:r w:rsidRPr="00331FC4">
        <w:rPr>
          <w:rFonts w:ascii="Arial" w:hAnsi="Arial" w:cs="Arial"/>
          <w:sz w:val="24"/>
          <w:szCs w:val="24"/>
        </w:rPr>
        <w:t>(</w:t>
      </w:r>
      <w:r w:rsidRPr="00331FC4">
        <w:rPr>
          <w:rFonts w:ascii="Arial" w:hAnsi="Arial" w:cs="Arial"/>
          <w:sz w:val="24"/>
        </w:rPr>
        <w:t>1997</w:t>
      </w:r>
      <w:r w:rsidRPr="00331FC4">
        <w:rPr>
          <w:rFonts w:ascii="Arial" w:hAnsi="Arial" w:cs="Arial"/>
          <w:sz w:val="24"/>
          <w:szCs w:val="24"/>
        </w:rPr>
        <w:t>)</w:t>
      </w:r>
      <w:r w:rsidRPr="00A71F5E">
        <w:rPr>
          <w:rFonts w:ascii="Arial" w:hAnsi="Arial" w:cs="Arial"/>
          <w:sz w:val="24"/>
          <w:szCs w:val="24"/>
        </w:rPr>
        <w:t xml:space="preserve"> a busca por conhecimento é tratada como “[...] um processo humano dinâmico de justificar a crença pesso</w:t>
      </w:r>
      <w:r>
        <w:rPr>
          <w:rFonts w:ascii="Arial" w:hAnsi="Arial" w:cs="Arial"/>
          <w:sz w:val="24"/>
          <w:szCs w:val="24"/>
        </w:rPr>
        <w:t xml:space="preserve">al com relação à ‘verdade’”. </w:t>
      </w:r>
    </w:p>
    <w:p w:rsidR="007703A2" w:rsidRPr="007703A2" w:rsidRDefault="007703A2" w:rsidP="007703A2">
      <w:pPr>
        <w:pStyle w:val="Recuodecorpodetexto"/>
        <w:rPr>
          <w:rFonts w:cs="Arial"/>
          <w:lang w:val="pt-BR"/>
        </w:rPr>
      </w:pPr>
      <w:r w:rsidRPr="007703A2">
        <w:rPr>
          <w:rFonts w:cs="Arial"/>
          <w:lang w:val="pt-BR"/>
        </w:rPr>
        <w:lastRenderedPageBreak/>
        <w:t>Por ter se tornado indescritível o uso de informações confiáveis e com a consciência de que o conteúdo passou a ter essa necessidade constante, torna-se necessária uma categorização pelo valor das informações destinadas aos usuários e dispostas através de sítios por toda a rede. Para isso, é indispensável uma representação da informação, feita por meio de modelos de representação do conhecimento, que vêm sido estudada desde o final do século XIX.</w:t>
      </w:r>
    </w:p>
    <w:p w:rsidR="007703A2" w:rsidRPr="00593B1E" w:rsidRDefault="007703A2" w:rsidP="007703A2">
      <w:pPr>
        <w:spacing w:after="0" w:line="360" w:lineRule="auto"/>
        <w:ind w:firstLine="1134"/>
        <w:rPr>
          <w:b/>
          <w:sz w:val="24"/>
          <w:szCs w:val="24"/>
        </w:rPr>
      </w:pPr>
    </w:p>
    <w:p w:rsidR="00143390" w:rsidRDefault="002533FE" w:rsidP="00143390">
      <w:pPr>
        <w:pStyle w:val="Ttulo1"/>
        <w:spacing w:before="0" w:line="360" w:lineRule="auto"/>
        <w:rPr>
          <w:rFonts w:ascii="Arial" w:hAnsi="Arial" w:cs="Arial"/>
          <w:b/>
          <w:sz w:val="24"/>
          <w:szCs w:val="24"/>
        </w:rPr>
      </w:pPr>
      <w:bookmarkStart w:id="3" w:name="_Toc371444547"/>
      <w:r>
        <w:rPr>
          <w:rFonts w:ascii="Arial" w:hAnsi="Arial" w:cs="Arial"/>
          <w:b/>
          <w:sz w:val="24"/>
          <w:szCs w:val="24"/>
          <w:lang w:val="pt-BR"/>
        </w:rPr>
        <w:t>3</w:t>
      </w:r>
      <w:r w:rsidR="00143390" w:rsidRPr="00A32EF5">
        <w:rPr>
          <w:rFonts w:ascii="Arial" w:hAnsi="Arial" w:cs="Arial"/>
          <w:b/>
          <w:sz w:val="24"/>
          <w:szCs w:val="24"/>
        </w:rPr>
        <w:t xml:space="preserve"> PAUL OTLET, O HOMEM QUE QUERIA CLASSIFICAR O MUNDO.</w:t>
      </w:r>
      <w:bookmarkEnd w:id="3"/>
    </w:p>
    <w:p w:rsidR="00143390" w:rsidRDefault="00143390" w:rsidP="00143390">
      <w:pPr>
        <w:pStyle w:val="Recuodecorpodetexto"/>
        <w:rPr>
          <w:lang w:val="pt-BR"/>
        </w:rPr>
      </w:pPr>
    </w:p>
    <w:p w:rsidR="00143390" w:rsidRPr="000D6453" w:rsidRDefault="00143390" w:rsidP="00143390">
      <w:pPr>
        <w:pStyle w:val="Recuodecorpodetexto"/>
      </w:pPr>
      <w:r>
        <w:t xml:space="preserve">Não há como falar de informação e conhecimento sem mencionar Paul </w:t>
      </w:r>
      <w:proofErr w:type="spellStart"/>
      <w:r>
        <w:t>Otlet</w:t>
      </w:r>
      <w:proofErr w:type="spellEnd"/>
      <w:r>
        <w:t xml:space="preserve"> e suas contribuições para o campo da Ciência da informação e da documentação.</w:t>
      </w:r>
    </w:p>
    <w:p w:rsidR="00143390" w:rsidRDefault="00143390" w:rsidP="00143390">
      <w:pPr>
        <w:pStyle w:val="Recuodecorpodetexto"/>
      </w:pPr>
      <w:r w:rsidRPr="005C1386">
        <w:t>A documentação nasceu de um movimento surgido no final do século XIX e início do século XX, na Europa, com o objetivo de encontrar alternativas para organizar a massa crescente de documentos produzidos no período</w:t>
      </w:r>
      <w:r>
        <w:t xml:space="preserve"> [que]</w:t>
      </w:r>
      <w:r w:rsidRPr="005C1386">
        <w:t xml:space="preserve"> [...] ficou conhecido como Movimento Bibliográfico (SANTOS, 2008, P.01).</w:t>
      </w:r>
    </w:p>
    <w:p w:rsidR="00143390" w:rsidRDefault="00143390" w:rsidP="00143390">
      <w:pPr>
        <w:spacing w:after="0" w:line="360" w:lineRule="auto"/>
        <w:ind w:firstLine="1134"/>
        <w:jc w:val="both"/>
        <w:rPr>
          <w:rFonts w:ascii="Arial" w:hAnsi="Arial" w:cs="Arial"/>
          <w:sz w:val="24"/>
          <w:szCs w:val="24"/>
        </w:rPr>
      </w:pPr>
      <w:r>
        <w:rPr>
          <w:rFonts w:ascii="Arial" w:hAnsi="Arial" w:cs="Arial"/>
          <w:sz w:val="24"/>
          <w:szCs w:val="24"/>
        </w:rPr>
        <w:t xml:space="preserve">Paul </w:t>
      </w:r>
      <w:proofErr w:type="spellStart"/>
      <w:r>
        <w:rPr>
          <w:rFonts w:ascii="Arial" w:hAnsi="Arial" w:cs="Arial"/>
          <w:sz w:val="24"/>
          <w:szCs w:val="24"/>
        </w:rPr>
        <w:t>Otlet</w:t>
      </w:r>
      <w:proofErr w:type="spellEnd"/>
      <w:r>
        <w:rPr>
          <w:rFonts w:ascii="Arial" w:hAnsi="Arial" w:cs="Arial"/>
          <w:sz w:val="24"/>
          <w:szCs w:val="24"/>
        </w:rPr>
        <w:t xml:space="preserve"> tinha a intenção de dar à documentação, ao participar do Movimento Bibliográfico, caráter científico (SANTOS, 2008).</w:t>
      </w:r>
    </w:p>
    <w:p w:rsidR="00143390" w:rsidRDefault="00143390" w:rsidP="00143390">
      <w:pPr>
        <w:spacing w:after="0" w:line="360" w:lineRule="auto"/>
        <w:ind w:firstLine="1134"/>
        <w:jc w:val="both"/>
        <w:rPr>
          <w:rFonts w:ascii="Arial" w:hAnsi="Arial" w:cs="Arial"/>
          <w:sz w:val="24"/>
          <w:szCs w:val="24"/>
        </w:rPr>
      </w:pPr>
      <w:proofErr w:type="spellStart"/>
      <w:r w:rsidRPr="00105CCC">
        <w:rPr>
          <w:rFonts w:ascii="Arial" w:hAnsi="Arial" w:cs="Arial"/>
          <w:color w:val="000000"/>
          <w:sz w:val="24"/>
          <w:szCs w:val="24"/>
          <w:shd w:val="clear" w:color="auto" w:fill="FFFFFF"/>
        </w:rPr>
        <w:t>Historians</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typically</w:t>
      </w:r>
      <w:proofErr w:type="spellEnd"/>
      <w:r w:rsidRPr="00105CCC">
        <w:rPr>
          <w:rFonts w:ascii="Arial" w:hAnsi="Arial" w:cs="Arial"/>
          <w:color w:val="000000"/>
          <w:sz w:val="24"/>
          <w:szCs w:val="24"/>
          <w:shd w:val="clear" w:color="auto" w:fill="FFFFFF"/>
        </w:rPr>
        <w:t xml:space="preserve"> trace </w:t>
      </w:r>
      <w:proofErr w:type="spellStart"/>
      <w:r w:rsidRPr="00105CCC">
        <w:rPr>
          <w:rFonts w:ascii="Arial" w:hAnsi="Arial" w:cs="Arial"/>
          <w:color w:val="000000"/>
          <w:sz w:val="24"/>
          <w:szCs w:val="24"/>
          <w:shd w:val="clear" w:color="auto" w:fill="FFFFFF"/>
        </w:rPr>
        <w:t>the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origins</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of</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the</w:t>
      </w:r>
      <w:proofErr w:type="spellEnd"/>
      <w:r w:rsidRPr="00105CCC">
        <w:rPr>
          <w:rFonts w:ascii="Arial" w:hAnsi="Arial" w:cs="Arial"/>
          <w:color w:val="000000"/>
          <w:sz w:val="24"/>
          <w:szCs w:val="24"/>
          <w:shd w:val="clear" w:color="auto" w:fill="FFFFFF"/>
        </w:rPr>
        <w:t xml:space="preserve"> </w:t>
      </w:r>
      <w:r w:rsidRPr="00320276">
        <w:rPr>
          <w:rFonts w:ascii="Arial" w:hAnsi="Arial" w:cs="Arial"/>
          <w:i/>
          <w:color w:val="000000"/>
          <w:sz w:val="24"/>
          <w:szCs w:val="24"/>
          <w:shd w:val="clear" w:color="auto" w:fill="FFFFFF"/>
        </w:rPr>
        <w:t xml:space="preserve">World </w:t>
      </w:r>
      <w:proofErr w:type="spellStart"/>
      <w:r w:rsidRPr="00320276">
        <w:rPr>
          <w:rFonts w:ascii="Arial" w:hAnsi="Arial" w:cs="Arial"/>
          <w:i/>
          <w:color w:val="000000"/>
          <w:sz w:val="24"/>
          <w:szCs w:val="24"/>
          <w:shd w:val="clear" w:color="auto" w:fill="FFFFFF"/>
        </w:rPr>
        <w:t>Wide</w:t>
      </w:r>
      <w:proofErr w:type="spellEnd"/>
      <w:r w:rsidRPr="00320276">
        <w:rPr>
          <w:rFonts w:ascii="Arial" w:hAnsi="Arial" w:cs="Arial"/>
          <w:i/>
          <w:color w:val="000000"/>
          <w:sz w:val="24"/>
          <w:szCs w:val="24"/>
          <w:shd w:val="clear" w:color="auto" w:fill="FFFFFF"/>
        </w:rPr>
        <w:t xml:space="preserve"> Web</w:t>
      </w:r>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through</w:t>
      </w:r>
      <w:proofErr w:type="spellEnd"/>
      <w:r w:rsidRPr="00105CCC">
        <w:rPr>
          <w:rFonts w:ascii="Arial" w:hAnsi="Arial" w:cs="Arial"/>
          <w:color w:val="000000"/>
          <w:sz w:val="24"/>
          <w:szCs w:val="24"/>
          <w:shd w:val="clear" w:color="auto" w:fill="FFFFFF"/>
        </w:rPr>
        <w:t xml:space="preserve"> a </w:t>
      </w:r>
      <w:proofErr w:type="spellStart"/>
      <w:r w:rsidRPr="00105CCC">
        <w:rPr>
          <w:rFonts w:ascii="Arial" w:hAnsi="Arial" w:cs="Arial"/>
          <w:color w:val="000000"/>
          <w:sz w:val="24"/>
          <w:szCs w:val="24"/>
          <w:shd w:val="clear" w:color="auto" w:fill="FFFFFF"/>
        </w:rPr>
        <w:t>lineage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of</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Anglo-American</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inventors</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like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Vannevar</w:t>
      </w:r>
      <w:proofErr w:type="spellEnd"/>
      <w:r w:rsidRPr="00105CCC">
        <w:rPr>
          <w:rFonts w:ascii="Arial" w:hAnsi="Arial" w:cs="Arial"/>
          <w:color w:val="000000"/>
          <w:sz w:val="24"/>
          <w:szCs w:val="24"/>
          <w:shd w:val="clear" w:color="auto" w:fill="FFFFFF"/>
        </w:rPr>
        <w:t xml:space="preserve"> Bush, Doug </w:t>
      </w:r>
      <w:proofErr w:type="spellStart"/>
      <w:r w:rsidRPr="00105CCC">
        <w:rPr>
          <w:rFonts w:ascii="Arial" w:hAnsi="Arial" w:cs="Arial"/>
          <w:color w:val="000000"/>
          <w:sz w:val="24"/>
          <w:szCs w:val="24"/>
          <w:shd w:val="clear" w:color="auto" w:fill="FFFFFF"/>
        </w:rPr>
        <w:t>Engelbart</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and</w:t>
      </w:r>
      <w:proofErr w:type="spellEnd"/>
      <w:r w:rsidRPr="00105CCC">
        <w:rPr>
          <w:rFonts w:ascii="Arial" w:hAnsi="Arial" w:cs="Arial"/>
          <w:color w:val="000000"/>
          <w:sz w:val="24"/>
          <w:szCs w:val="24"/>
          <w:shd w:val="clear" w:color="auto" w:fill="FFFFFF"/>
        </w:rPr>
        <w:t xml:space="preserve"> Ted Nelson. </w:t>
      </w:r>
      <w:proofErr w:type="spellStart"/>
      <w:r w:rsidRPr="00105CCC">
        <w:rPr>
          <w:rFonts w:ascii="Arial" w:hAnsi="Arial" w:cs="Arial"/>
          <w:color w:val="000000"/>
          <w:sz w:val="24"/>
          <w:szCs w:val="24"/>
          <w:shd w:val="clear" w:color="auto" w:fill="FFFFFF"/>
        </w:rPr>
        <w:t>But</w:t>
      </w:r>
      <w:proofErr w:type="spellEnd"/>
      <w:r w:rsidRPr="00105CCC">
        <w:rPr>
          <w:rFonts w:ascii="Arial" w:hAnsi="Arial" w:cs="Arial"/>
          <w:color w:val="000000"/>
          <w:sz w:val="24"/>
          <w:szCs w:val="24"/>
          <w:shd w:val="clear" w:color="auto" w:fill="FFFFFF"/>
        </w:rPr>
        <w:t xml:space="preserve"> more </w:t>
      </w:r>
      <w:proofErr w:type="spellStart"/>
      <w:r w:rsidRPr="00105CCC">
        <w:rPr>
          <w:rFonts w:ascii="Arial" w:hAnsi="Arial" w:cs="Arial"/>
          <w:color w:val="000000"/>
          <w:sz w:val="24"/>
          <w:szCs w:val="24"/>
          <w:shd w:val="clear" w:color="auto" w:fill="FFFFFF"/>
        </w:rPr>
        <w:t>than</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half</w:t>
      </w:r>
      <w:proofErr w:type="spellEnd"/>
      <w:r w:rsidRPr="00105CCC">
        <w:rPr>
          <w:rFonts w:ascii="Arial" w:hAnsi="Arial" w:cs="Arial"/>
          <w:color w:val="000000"/>
          <w:sz w:val="24"/>
          <w:szCs w:val="24"/>
          <w:shd w:val="clear" w:color="auto" w:fill="FFFFFF"/>
        </w:rPr>
        <w:t xml:space="preserve"> a </w:t>
      </w:r>
      <w:proofErr w:type="spellStart"/>
      <w:r w:rsidRPr="00105CCC">
        <w:rPr>
          <w:rFonts w:ascii="Arial" w:hAnsi="Arial" w:cs="Arial"/>
          <w:color w:val="000000"/>
          <w:sz w:val="24"/>
          <w:szCs w:val="24"/>
          <w:shd w:val="clear" w:color="auto" w:fill="FFFFFF"/>
        </w:rPr>
        <w:t>century</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before</w:t>
      </w:r>
      <w:proofErr w:type="spellEnd"/>
      <w:r w:rsidRPr="00105CCC">
        <w:rPr>
          <w:rFonts w:ascii="Arial" w:hAnsi="Arial" w:cs="Arial"/>
          <w:color w:val="000000"/>
          <w:sz w:val="24"/>
          <w:szCs w:val="24"/>
          <w:shd w:val="clear" w:color="auto" w:fill="FFFFFF"/>
        </w:rPr>
        <w:t xml:space="preserve"> Tim Berners-Lee </w:t>
      </w:r>
      <w:proofErr w:type="spellStart"/>
      <w:r w:rsidRPr="00105CCC">
        <w:rPr>
          <w:rFonts w:ascii="Arial" w:hAnsi="Arial" w:cs="Arial"/>
          <w:color w:val="000000"/>
          <w:sz w:val="24"/>
          <w:szCs w:val="24"/>
          <w:shd w:val="clear" w:color="auto" w:fill="FFFFFF"/>
        </w:rPr>
        <w:t>released</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the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first</w:t>
      </w:r>
      <w:proofErr w:type="spellEnd"/>
      <w:r w:rsidRPr="00105CCC">
        <w:rPr>
          <w:rFonts w:ascii="Arial" w:hAnsi="Arial" w:cs="Arial"/>
          <w:color w:val="000000"/>
          <w:sz w:val="24"/>
          <w:szCs w:val="24"/>
          <w:shd w:val="clear" w:color="auto" w:fill="FFFFFF"/>
        </w:rPr>
        <w:t xml:space="preserve"> Web browser in 1991, </w:t>
      </w:r>
      <w:proofErr w:type="spellStart"/>
      <w:r w:rsidRPr="00105CCC">
        <w:rPr>
          <w:rFonts w:ascii="Arial" w:hAnsi="Arial" w:cs="Arial"/>
          <w:color w:val="000000"/>
          <w:sz w:val="24"/>
          <w:szCs w:val="24"/>
          <w:shd w:val="clear" w:color="auto" w:fill="FFFFFF"/>
        </w:rPr>
        <w:t>Otlet</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pronounced</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ot</w:t>
      </w:r>
      <w:proofErr w:type="spellEnd"/>
      <w:r w:rsidRPr="00105CCC">
        <w:rPr>
          <w:rFonts w:ascii="Arial" w:hAnsi="Arial" w:cs="Arial"/>
          <w:color w:val="000000"/>
          <w:sz w:val="24"/>
          <w:szCs w:val="24"/>
          <w:shd w:val="clear" w:color="auto" w:fill="FFFFFF"/>
        </w:rPr>
        <w:t xml:space="preserve">-LAY) </w:t>
      </w:r>
      <w:proofErr w:type="spellStart"/>
      <w:r w:rsidRPr="00105CCC">
        <w:rPr>
          <w:rFonts w:ascii="Arial" w:hAnsi="Arial" w:cs="Arial"/>
          <w:color w:val="000000"/>
          <w:sz w:val="24"/>
          <w:szCs w:val="24"/>
          <w:shd w:val="clear" w:color="auto" w:fill="FFFFFF"/>
        </w:rPr>
        <w:t>described</w:t>
      </w:r>
      <w:proofErr w:type="spellEnd"/>
      <w:r w:rsidRPr="00105CCC">
        <w:rPr>
          <w:rFonts w:ascii="Arial" w:hAnsi="Arial" w:cs="Arial"/>
          <w:color w:val="000000"/>
          <w:sz w:val="24"/>
          <w:szCs w:val="24"/>
          <w:shd w:val="clear" w:color="auto" w:fill="FFFFFF"/>
        </w:rPr>
        <w:t xml:space="preserve"> a </w:t>
      </w:r>
      <w:proofErr w:type="spellStart"/>
      <w:r w:rsidRPr="00105CCC">
        <w:rPr>
          <w:rFonts w:ascii="Arial" w:hAnsi="Arial" w:cs="Arial"/>
          <w:color w:val="000000"/>
          <w:sz w:val="24"/>
          <w:szCs w:val="24"/>
          <w:shd w:val="clear" w:color="auto" w:fill="FFFFFF"/>
        </w:rPr>
        <w:t>networked</w:t>
      </w:r>
      <w:proofErr w:type="spellEnd"/>
      <w:r w:rsidRPr="00105CCC">
        <w:rPr>
          <w:rFonts w:ascii="Arial" w:hAnsi="Arial" w:cs="Arial"/>
          <w:color w:val="000000"/>
          <w:sz w:val="24"/>
          <w:szCs w:val="24"/>
          <w:shd w:val="clear" w:color="auto" w:fill="FFFFFF"/>
        </w:rPr>
        <w:t xml:space="preserve"> world </w:t>
      </w:r>
      <w:proofErr w:type="spellStart"/>
      <w:r w:rsidRPr="00105CCC">
        <w:rPr>
          <w:rFonts w:ascii="Arial" w:hAnsi="Arial" w:cs="Arial"/>
          <w:color w:val="000000"/>
          <w:sz w:val="24"/>
          <w:szCs w:val="24"/>
          <w:shd w:val="clear" w:color="auto" w:fill="FFFFFF"/>
        </w:rPr>
        <w:t>where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anyone</w:t>
      </w:r>
      <w:proofErr w:type="spellEnd"/>
      <w:r w:rsidRPr="00105CCC">
        <w:rPr>
          <w:rFonts w:ascii="Arial" w:hAnsi="Arial" w:cs="Arial"/>
          <w:color w:val="000000"/>
          <w:sz w:val="24"/>
          <w:szCs w:val="24"/>
          <w:shd w:val="clear" w:color="auto" w:fill="FFFFFF"/>
        </w:rPr>
        <w:t xml:space="preserve"> in </w:t>
      </w:r>
      <w:proofErr w:type="spellStart"/>
      <w:r w:rsidRPr="00105CCC">
        <w:rPr>
          <w:rFonts w:ascii="Arial" w:hAnsi="Arial" w:cs="Arial"/>
          <w:color w:val="000000"/>
          <w:sz w:val="24"/>
          <w:szCs w:val="24"/>
          <w:shd w:val="clear" w:color="auto" w:fill="FFFFFF"/>
        </w:rPr>
        <w:t>his</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armchair</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would</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be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able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to</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contemplate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the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whole</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of</w:t>
      </w:r>
      <w:proofErr w:type="spellEnd"/>
      <w:r w:rsidRPr="00105CCC">
        <w:rPr>
          <w:rFonts w:ascii="Arial" w:hAnsi="Arial" w:cs="Arial"/>
          <w:color w:val="000000"/>
          <w:sz w:val="24"/>
          <w:szCs w:val="24"/>
          <w:shd w:val="clear" w:color="auto" w:fill="FFFFFF"/>
        </w:rPr>
        <w:t xml:space="preserve"> </w:t>
      </w:r>
      <w:proofErr w:type="spellStart"/>
      <w:r w:rsidRPr="00105CCC">
        <w:rPr>
          <w:rFonts w:ascii="Arial" w:hAnsi="Arial" w:cs="Arial"/>
          <w:color w:val="000000"/>
          <w:sz w:val="24"/>
          <w:szCs w:val="24"/>
          <w:shd w:val="clear" w:color="auto" w:fill="FFFFFF"/>
        </w:rPr>
        <w:t>creation</w:t>
      </w:r>
      <w:proofErr w:type="spellEnd"/>
      <w:r w:rsidRPr="00105CCC">
        <w:rPr>
          <w:rFonts w:ascii="Arial" w:hAnsi="Arial" w:cs="Arial"/>
          <w:color w:val="000000"/>
          <w:sz w:val="24"/>
          <w:szCs w:val="24"/>
          <w:shd w:val="clear" w:color="auto" w:fill="FFFFFF"/>
        </w:rPr>
        <w:t>.”</w:t>
      </w:r>
      <w:r>
        <w:rPr>
          <w:rFonts w:ascii="Arial" w:hAnsi="Arial" w:cs="Arial"/>
          <w:sz w:val="24"/>
          <w:szCs w:val="24"/>
        </w:rPr>
        <w:t xml:space="preserve"> (CORCORAN, 2008).</w:t>
      </w:r>
    </w:p>
    <w:p w:rsidR="00143390" w:rsidRPr="000A1C3A" w:rsidRDefault="00143390" w:rsidP="00143390">
      <w:pPr>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As formulações de </w:t>
      </w:r>
      <w:proofErr w:type="spellStart"/>
      <w:r>
        <w:rPr>
          <w:rFonts w:ascii="Arial" w:hAnsi="Arial" w:cs="Arial"/>
          <w:sz w:val="24"/>
          <w:szCs w:val="24"/>
        </w:rPr>
        <w:t>Otlet</w:t>
      </w:r>
      <w:proofErr w:type="spellEnd"/>
      <w:r>
        <w:rPr>
          <w:rFonts w:ascii="Arial" w:hAnsi="Arial" w:cs="Arial"/>
          <w:sz w:val="24"/>
          <w:szCs w:val="24"/>
        </w:rPr>
        <w:t xml:space="preserve"> [...], são as bases de um [...] projeto </w:t>
      </w:r>
      <w:r w:rsidRPr="000A1C3A">
        <w:rPr>
          <w:rFonts w:ascii="Arial" w:hAnsi="Arial" w:cs="Arial"/>
          <w:sz w:val="24"/>
          <w:szCs w:val="24"/>
          <w:lang w:eastAsia="pt-BR"/>
        </w:rPr>
        <w:t xml:space="preserve">[que] </w:t>
      </w:r>
      <w:r>
        <w:rPr>
          <w:rFonts w:ascii="Arial" w:hAnsi="Arial" w:cs="Arial"/>
          <w:sz w:val="24"/>
          <w:szCs w:val="24"/>
          <w:lang w:eastAsia="pt-BR"/>
        </w:rPr>
        <w:t>c</w:t>
      </w:r>
      <w:r w:rsidRPr="000A1C3A">
        <w:rPr>
          <w:rFonts w:ascii="Arial" w:hAnsi="Arial" w:cs="Arial"/>
          <w:sz w:val="24"/>
          <w:szCs w:val="24"/>
          <w:lang w:eastAsia="pt-BR"/>
        </w:rPr>
        <w:t>onstituem</w:t>
      </w:r>
      <w:r>
        <w:rPr>
          <w:rFonts w:ascii="Arial" w:hAnsi="Arial" w:cs="Arial"/>
          <w:sz w:val="24"/>
          <w:szCs w:val="24"/>
          <w:lang w:eastAsia="pt-BR"/>
        </w:rPr>
        <w:t xml:space="preserve"> t</w:t>
      </w:r>
      <w:r w:rsidRPr="000A1C3A">
        <w:rPr>
          <w:rFonts w:ascii="Arial" w:hAnsi="Arial" w:cs="Arial"/>
          <w:sz w:val="24"/>
          <w:szCs w:val="24"/>
          <w:lang w:eastAsia="pt-BR"/>
        </w:rPr>
        <w:t>écnicas e tecnologias elaboradas por meio da</w:t>
      </w:r>
      <w:r>
        <w:rPr>
          <w:rFonts w:ascii="Arial" w:hAnsi="Arial" w:cs="Arial"/>
          <w:sz w:val="24"/>
          <w:szCs w:val="24"/>
          <w:lang w:eastAsia="pt-BR"/>
        </w:rPr>
        <w:t xml:space="preserve"> observação empírica e </w:t>
      </w:r>
      <w:r w:rsidRPr="000A1C3A">
        <w:rPr>
          <w:rFonts w:ascii="Arial" w:hAnsi="Arial" w:cs="Arial"/>
          <w:sz w:val="24"/>
          <w:szCs w:val="24"/>
          <w:lang w:eastAsia="pt-BR"/>
        </w:rPr>
        <w:t>interlocução com pensadores e</w:t>
      </w:r>
      <w:r>
        <w:rPr>
          <w:rFonts w:ascii="Arial" w:hAnsi="Arial" w:cs="Arial"/>
          <w:sz w:val="24"/>
          <w:szCs w:val="24"/>
          <w:lang w:eastAsia="pt-BR"/>
        </w:rPr>
        <w:t xml:space="preserve"> </w:t>
      </w:r>
      <w:r w:rsidRPr="000A1C3A">
        <w:rPr>
          <w:rFonts w:ascii="Arial" w:hAnsi="Arial" w:cs="Arial"/>
          <w:sz w:val="24"/>
          <w:szCs w:val="24"/>
          <w:lang w:eastAsia="pt-BR"/>
        </w:rPr>
        <w:t>cientistas unidos em torno da organização do</w:t>
      </w:r>
      <w:r>
        <w:rPr>
          <w:rFonts w:ascii="Arial" w:hAnsi="Arial" w:cs="Arial"/>
          <w:sz w:val="24"/>
          <w:szCs w:val="24"/>
          <w:lang w:eastAsia="pt-BR"/>
        </w:rPr>
        <w:t xml:space="preserve"> conhecimento </w:t>
      </w:r>
      <w:r w:rsidRPr="000A1C3A">
        <w:rPr>
          <w:rFonts w:ascii="Arial" w:hAnsi="Arial" w:cs="Arial"/>
          <w:sz w:val="24"/>
          <w:szCs w:val="24"/>
        </w:rPr>
        <w:t>(</w:t>
      </w:r>
      <w:r>
        <w:rPr>
          <w:rFonts w:ascii="Arial" w:hAnsi="Arial" w:cs="Arial"/>
          <w:sz w:val="24"/>
          <w:szCs w:val="24"/>
        </w:rPr>
        <w:t>SANTOS, 2008, p.02</w:t>
      </w:r>
      <w:r w:rsidRPr="000A1C3A">
        <w:rPr>
          <w:rFonts w:ascii="Arial" w:hAnsi="Arial" w:cs="Arial"/>
          <w:sz w:val="24"/>
          <w:szCs w:val="24"/>
        </w:rPr>
        <w:t>).</w:t>
      </w:r>
    </w:p>
    <w:p w:rsidR="00143390" w:rsidRPr="00B54A91" w:rsidRDefault="00143390" w:rsidP="00143390">
      <w:pPr>
        <w:autoSpaceDE w:val="0"/>
        <w:autoSpaceDN w:val="0"/>
        <w:adjustRightInd w:val="0"/>
        <w:spacing w:after="0" w:line="360" w:lineRule="auto"/>
        <w:jc w:val="both"/>
        <w:rPr>
          <w:rFonts w:ascii="Arial" w:hAnsi="Arial" w:cs="Arial"/>
          <w:sz w:val="24"/>
          <w:szCs w:val="24"/>
          <w:lang w:eastAsia="pt-BR"/>
        </w:rPr>
      </w:pPr>
      <w:r>
        <w:rPr>
          <w:rFonts w:ascii="Arial" w:hAnsi="Arial" w:cs="Arial"/>
          <w:sz w:val="24"/>
          <w:szCs w:val="24"/>
        </w:rPr>
        <w:t xml:space="preserve">Em uma de suas obras, </w:t>
      </w:r>
      <w:proofErr w:type="spellStart"/>
      <w:r>
        <w:rPr>
          <w:rFonts w:ascii="Arial" w:hAnsi="Arial" w:cs="Arial"/>
          <w:sz w:val="24"/>
          <w:szCs w:val="24"/>
        </w:rPr>
        <w:t>Traité</w:t>
      </w:r>
      <w:proofErr w:type="spellEnd"/>
      <w:r>
        <w:rPr>
          <w:rFonts w:ascii="Arial" w:hAnsi="Arial" w:cs="Arial"/>
          <w:sz w:val="24"/>
          <w:szCs w:val="24"/>
        </w:rPr>
        <w:t xml:space="preserve"> de </w:t>
      </w:r>
      <w:proofErr w:type="spellStart"/>
      <w:r>
        <w:rPr>
          <w:rFonts w:ascii="Arial" w:hAnsi="Arial" w:cs="Arial"/>
          <w:sz w:val="24"/>
          <w:szCs w:val="24"/>
        </w:rPr>
        <w:t>Documentation</w:t>
      </w:r>
      <w:proofErr w:type="spellEnd"/>
      <w:r w:rsidR="00C07B38">
        <w:rPr>
          <w:rStyle w:val="Refdenotaderodap"/>
          <w:rFonts w:ascii="Arial" w:hAnsi="Arial" w:cs="Arial"/>
          <w:sz w:val="24"/>
          <w:szCs w:val="24"/>
        </w:rPr>
        <w:footnoteReference w:id="1"/>
      </w:r>
      <w:r>
        <w:rPr>
          <w:rFonts w:ascii="Arial" w:hAnsi="Arial" w:cs="Arial"/>
          <w:sz w:val="24"/>
          <w:szCs w:val="24"/>
        </w:rPr>
        <w:t xml:space="preserve"> (1934), </w:t>
      </w:r>
      <w:proofErr w:type="spellStart"/>
      <w:r>
        <w:rPr>
          <w:rFonts w:ascii="Arial" w:hAnsi="Arial" w:cs="Arial"/>
          <w:sz w:val="24"/>
          <w:szCs w:val="24"/>
        </w:rPr>
        <w:t>Otlet</w:t>
      </w:r>
      <w:proofErr w:type="spellEnd"/>
      <w:r>
        <w:rPr>
          <w:rFonts w:ascii="Arial" w:hAnsi="Arial" w:cs="Arial"/>
          <w:sz w:val="24"/>
          <w:szCs w:val="24"/>
        </w:rPr>
        <w:t xml:space="preserve"> descreve </w:t>
      </w:r>
      <w:r w:rsidRPr="000A1C3A">
        <w:rPr>
          <w:rFonts w:ascii="Arial" w:hAnsi="Arial" w:cs="Arial"/>
          <w:color w:val="252525"/>
          <w:sz w:val="24"/>
          <w:szCs w:val="24"/>
          <w:shd w:val="clear" w:color="auto" w:fill="FFFFFF"/>
        </w:rPr>
        <w:t>a forma de recolher e organizar o mundo do conhecimen</w:t>
      </w:r>
      <w:r>
        <w:rPr>
          <w:rFonts w:ascii="Arial" w:hAnsi="Arial" w:cs="Arial"/>
          <w:color w:val="252525"/>
          <w:sz w:val="24"/>
          <w:szCs w:val="24"/>
          <w:shd w:val="clear" w:color="auto" w:fill="FFFFFF"/>
        </w:rPr>
        <w:t>to. Segundo SANTOS (2008, p.03) “é</w:t>
      </w:r>
      <w:r w:rsidRPr="00154421">
        <w:rPr>
          <w:rFonts w:ascii="Arial" w:hAnsi="Arial" w:cs="Arial"/>
          <w:sz w:val="24"/>
          <w:szCs w:val="24"/>
          <w:lang w:eastAsia="pt-BR"/>
        </w:rPr>
        <w:t xml:space="preserve"> de fato, a primeira sistematização</w:t>
      </w:r>
      <w:r>
        <w:rPr>
          <w:rFonts w:ascii="Arial" w:hAnsi="Arial" w:cs="Arial"/>
          <w:sz w:val="24"/>
          <w:szCs w:val="24"/>
          <w:lang w:eastAsia="pt-BR"/>
        </w:rPr>
        <w:t xml:space="preserve"> </w:t>
      </w:r>
      <w:r w:rsidRPr="00154421">
        <w:rPr>
          <w:rFonts w:ascii="Arial" w:hAnsi="Arial" w:cs="Arial"/>
          <w:sz w:val="24"/>
          <w:szCs w:val="24"/>
          <w:lang w:eastAsia="pt-BR"/>
        </w:rPr>
        <w:t>sobre a documentação, que resultou de suas reflexões</w:t>
      </w:r>
      <w:r>
        <w:rPr>
          <w:rFonts w:ascii="Arial" w:hAnsi="Arial" w:cs="Arial"/>
          <w:sz w:val="24"/>
          <w:szCs w:val="24"/>
          <w:lang w:eastAsia="pt-BR"/>
        </w:rPr>
        <w:t xml:space="preserve"> </w:t>
      </w:r>
      <w:r w:rsidRPr="00154421">
        <w:rPr>
          <w:rFonts w:ascii="Arial" w:hAnsi="Arial" w:cs="Arial"/>
          <w:sz w:val="24"/>
          <w:szCs w:val="24"/>
          <w:lang w:eastAsia="pt-BR"/>
        </w:rPr>
        <w:t>s</w:t>
      </w:r>
      <w:r>
        <w:rPr>
          <w:rFonts w:ascii="Arial" w:hAnsi="Arial" w:cs="Arial"/>
          <w:sz w:val="24"/>
          <w:szCs w:val="24"/>
          <w:lang w:eastAsia="pt-BR"/>
        </w:rPr>
        <w:t>obre o trabalho realizado no [</w:t>
      </w:r>
      <w:proofErr w:type="spellStart"/>
      <w:r>
        <w:rPr>
          <w:rFonts w:ascii="Arial" w:hAnsi="Arial" w:cs="Arial"/>
          <w:sz w:val="24"/>
          <w:szCs w:val="24"/>
          <w:lang w:eastAsia="pt-BR"/>
        </w:rPr>
        <w:t>Institute</w:t>
      </w:r>
      <w:proofErr w:type="spellEnd"/>
      <w:r>
        <w:rPr>
          <w:rFonts w:ascii="Arial" w:hAnsi="Arial" w:cs="Arial"/>
          <w:sz w:val="24"/>
          <w:szCs w:val="24"/>
          <w:lang w:eastAsia="pt-BR"/>
        </w:rPr>
        <w:t xml:space="preserve"> </w:t>
      </w:r>
      <w:proofErr w:type="spellStart"/>
      <w:r>
        <w:rPr>
          <w:rFonts w:ascii="Arial" w:hAnsi="Arial" w:cs="Arial"/>
          <w:sz w:val="24"/>
          <w:szCs w:val="24"/>
          <w:lang w:eastAsia="pt-BR"/>
        </w:rPr>
        <w:t>International</w:t>
      </w:r>
      <w:proofErr w:type="spellEnd"/>
      <w:r>
        <w:rPr>
          <w:rFonts w:ascii="Arial" w:hAnsi="Arial" w:cs="Arial"/>
          <w:sz w:val="24"/>
          <w:szCs w:val="24"/>
          <w:lang w:eastAsia="pt-BR"/>
        </w:rPr>
        <w:t xml:space="preserve"> de </w:t>
      </w:r>
      <w:proofErr w:type="spellStart"/>
      <w:r>
        <w:rPr>
          <w:rFonts w:ascii="Arial" w:hAnsi="Arial" w:cs="Arial"/>
          <w:sz w:val="24"/>
          <w:szCs w:val="24"/>
          <w:lang w:eastAsia="pt-BR"/>
        </w:rPr>
        <w:t>Bibliographie</w:t>
      </w:r>
      <w:proofErr w:type="spellEnd"/>
      <w:r>
        <w:rPr>
          <w:rFonts w:ascii="Arial" w:hAnsi="Arial" w:cs="Arial"/>
          <w:sz w:val="24"/>
          <w:szCs w:val="24"/>
          <w:lang w:eastAsia="pt-BR"/>
        </w:rPr>
        <w:t xml:space="preserve">]”. </w:t>
      </w:r>
      <w:r w:rsidRPr="00B54A91">
        <w:rPr>
          <w:rFonts w:ascii="Arial" w:hAnsi="Arial" w:cs="Arial"/>
          <w:sz w:val="24"/>
          <w:szCs w:val="24"/>
          <w:lang w:eastAsia="pt-BR"/>
        </w:rPr>
        <w:t xml:space="preserve">O </w:t>
      </w:r>
      <w:proofErr w:type="spellStart"/>
      <w:r w:rsidRPr="00B54A91">
        <w:rPr>
          <w:rFonts w:ascii="Arial" w:hAnsi="Arial" w:cs="Arial"/>
          <w:sz w:val="24"/>
          <w:szCs w:val="24"/>
          <w:lang w:eastAsia="pt-BR"/>
        </w:rPr>
        <w:lastRenderedPageBreak/>
        <w:t>Traité</w:t>
      </w:r>
      <w:proofErr w:type="spellEnd"/>
      <w:r w:rsidRPr="00B54A91">
        <w:rPr>
          <w:rFonts w:ascii="Arial" w:hAnsi="Arial" w:cs="Arial"/>
          <w:sz w:val="24"/>
          <w:szCs w:val="24"/>
          <w:lang w:eastAsia="pt-BR"/>
        </w:rPr>
        <w:t xml:space="preserve"> de </w:t>
      </w:r>
      <w:proofErr w:type="spellStart"/>
      <w:r w:rsidRPr="00B54A91">
        <w:rPr>
          <w:rFonts w:ascii="Arial" w:hAnsi="Arial" w:cs="Arial"/>
          <w:sz w:val="24"/>
          <w:szCs w:val="24"/>
          <w:lang w:eastAsia="pt-BR"/>
        </w:rPr>
        <w:t>Documentation</w:t>
      </w:r>
      <w:proofErr w:type="spellEnd"/>
      <w:r w:rsidRPr="00B54A91">
        <w:rPr>
          <w:rFonts w:ascii="Arial" w:hAnsi="Arial" w:cs="Arial"/>
          <w:sz w:val="24"/>
          <w:szCs w:val="24"/>
          <w:lang w:eastAsia="pt-BR"/>
        </w:rPr>
        <w:t xml:space="preserve"> expressa a maturidade do</w:t>
      </w:r>
      <w:r>
        <w:rPr>
          <w:rFonts w:ascii="Arial" w:hAnsi="Arial" w:cs="Arial"/>
          <w:sz w:val="24"/>
          <w:szCs w:val="24"/>
          <w:lang w:eastAsia="pt-BR"/>
        </w:rPr>
        <w:t xml:space="preserve"> </w:t>
      </w:r>
      <w:r w:rsidRPr="00B54A91">
        <w:rPr>
          <w:rFonts w:ascii="Arial" w:hAnsi="Arial" w:cs="Arial"/>
          <w:sz w:val="24"/>
          <w:szCs w:val="24"/>
          <w:lang w:eastAsia="pt-BR"/>
        </w:rPr>
        <w:t xml:space="preserve">pensamento de Paul </w:t>
      </w:r>
      <w:proofErr w:type="spellStart"/>
      <w:r w:rsidRPr="00B54A91">
        <w:rPr>
          <w:rFonts w:ascii="Arial" w:hAnsi="Arial" w:cs="Arial"/>
          <w:sz w:val="24"/>
          <w:szCs w:val="24"/>
          <w:lang w:eastAsia="pt-BR"/>
        </w:rPr>
        <w:t>Otlet</w:t>
      </w:r>
      <w:proofErr w:type="spellEnd"/>
      <w:r w:rsidRPr="00B54A91">
        <w:rPr>
          <w:rFonts w:ascii="Arial" w:hAnsi="Arial" w:cs="Arial"/>
          <w:sz w:val="24"/>
          <w:szCs w:val="24"/>
          <w:lang w:eastAsia="pt-BR"/>
        </w:rPr>
        <w:t xml:space="preserve"> sobre a organização do</w:t>
      </w:r>
      <w:r>
        <w:rPr>
          <w:rFonts w:ascii="Arial" w:hAnsi="Arial" w:cs="Arial"/>
          <w:sz w:val="24"/>
          <w:szCs w:val="24"/>
          <w:lang w:eastAsia="pt-BR"/>
        </w:rPr>
        <w:t xml:space="preserve"> </w:t>
      </w:r>
      <w:r w:rsidRPr="00B54A91">
        <w:rPr>
          <w:rFonts w:ascii="Arial" w:hAnsi="Arial" w:cs="Arial"/>
          <w:sz w:val="24"/>
          <w:szCs w:val="24"/>
          <w:lang w:eastAsia="pt-BR"/>
        </w:rPr>
        <w:t>conhecimento.</w:t>
      </w:r>
      <w:r w:rsidRPr="00B54A91">
        <w:rPr>
          <w:rStyle w:val="Refdenotaderodap"/>
          <w:rFonts w:ascii="Arial" w:hAnsi="Arial" w:cs="Arial"/>
          <w:sz w:val="24"/>
          <w:szCs w:val="24"/>
          <w:lang w:eastAsia="pt-BR"/>
        </w:rPr>
        <w:footnoteReference w:id="2"/>
      </w:r>
      <w:r w:rsidRPr="00B54A91">
        <w:rPr>
          <w:rFonts w:ascii="Arial" w:hAnsi="Arial" w:cs="Arial"/>
          <w:sz w:val="24"/>
          <w:szCs w:val="24"/>
          <w:lang w:eastAsia="pt-BR"/>
        </w:rPr>
        <w:t xml:space="preserve">. </w:t>
      </w:r>
    </w:p>
    <w:p w:rsidR="00143390" w:rsidRPr="00143390" w:rsidRDefault="00143390" w:rsidP="00143390">
      <w:pPr>
        <w:pStyle w:val="Recuodecorpodetexto3"/>
        <w:spacing w:after="0" w:line="240" w:lineRule="auto"/>
        <w:ind w:left="2268"/>
        <w:jc w:val="both"/>
        <w:rPr>
          <w:rFonts w:ascii="Arial" w:hAnsi="Arial" w:cs="Arial"/>
          <w:sz w:val="20"/>
          <w:szCs w:val="20"/>
        </w:rPr>
      </w:pPr>
      <w:r w:rsidRPr="00143390">
        <w:rPr>
          <w:rFonts w:ascii="Arial" w:hAnsi="Arial" w:cs="Arial"/>
          <w:sz w:val="20"/>
          <w:szCs w:val="20"/>
        </w:rPr>
        <w:t xml:space="preserve">Ao longo dos cinco capítulos do </w:t>
      </w:r>
      <w:proofErr w:type="spellStart"/>
      <w:r w:rsidRPr="00143390">
        <w:rPr>
          <w:rFonts w:ascii="Arial" w:hAnsi="Arial" w:cs="Arial"/>
          <w:sz w:val="20"/>
          <w:szCs w:val="20"/>
        </w:rPr>
        <w:t>Traité</w:t>
      </w:r>
      <w:proofErr w:type="spellEnd"/>
      <w:r w:rsidRPr="00143390">
        <w:rPr>
          <w:rFonts w:ascii="Arial" w:hAnsi="Arial" w:cs="Arial"/>
          <w:sz w:val="20"/>
          <w:szCs w:val="20"/>
        </w:rPr>
        <w:t xml:space="preserve"> de </w:t>
      </w:r>
      <w:proofErr w:type="spellStart"/>
      <w:r w:rsidRPr="00143390">
        <w:rPr>
          <w:rFonts w:ascii="Arial" w:hAnsi="Arial" w:cs="Arial"/>
          <w:sz w:val="20"/>
          <w:szCs w:val="20"/>
        </w:rPr>
        <w:t>Documentation</w:t>
      </w:r>
      <w:proofErr w:type="spellEnd"/>
      <w:r w:rsidRPr="00143390">
        <w:rPr>
          <w:rFonts w:ascii="Arial" w:hAnsi="Arial" w:cs="Arial"/>
          <w:sz w:val="20"/>
          <w:szCs w:val="20"/>
        </w:rPr>
        <w:t xml:space="preserve">, </w:t>
      </w:r>
      <w:proofErr w:type="spellStart"/>
      <w:r w:rsidRPr="00143390">
        <w:rPr>
          <w:rFonts w:ascii="Arial" w:hAnsi="Arial" w:cs="Arial"/>
          <w:sz w:val="20"/>
          <w:szCs w:val="20"/>
        </w:rPr>
        <w:t>Otlet</w:t>
      </w:r>
      <w:proofErr w:type="spellEnd"/>
      <w:r w:rsidRPr="00143390">
        <w:rPr>
          <w:rFonts w:ascii="Arial" w:hAnsi="Arial" w:cs="Arial"/>
          <w:sz w:val="20"/>
          <w:szCs w:val="20"/>
        </w:rPr>
        <w:t xml:space="preserve"> define os principais conceitos do novo ca</w:t>
      </w:r>
      <w:r>
        <w:rPr>
          <w:rFonts w:ascii="Arial" w:hAnsi="Arial" w:cs="Arial"/>
          <w:sz w:val="20"/>
          <w:szCs w:val="20"/>
        </w:rPr>
        <w:t xml:space="preserve">mpo – como o termo documento –, </w:t>
      </w:r>
      <w:r w:rsidRPr="00143390">
        <w:rPr>
          <w:rFonts w:ascii="Arial" w:hAnsi="Arial" w:cs="Arial"/>
          <w:sz w:val="20"/>
          <w:szCs w:val="20"/>
        </w:rPr>
        <w:t>desenvolve as metodologias do trabalho da documentação, define seu campo de estudos e suas relações com as demais ciências, faz um estudo detalhado do livro, apresenta os produtos do desenvolvimento tecnológico de sua época e suas</w:t>
      </w:r>
      <w:r>
        <w:rPr>
          <w:rFonts w:ascii="Arial" w:hAnsi="Arial" w:cs="Arial"/>
          <w:sz w:val="20"/>
          <w:szCs w:val="20"/>
        </w:rPr>
        <w:t xml:space="preserve"> </w:t>
      </w:r>
      <w:r w:rsidRPr="00143390">
        <w:rPr>
          <w:rFonts w:ascii="Arial" w:hAnsi="Arial" w:cs="Arial"/>
          <w:sz w:val="20"/>
          <w:szCs w:val="20"/>
        </w:rPr>
        <w:t>aplicações à documentação, propondo, por fim, uma rede universal de informação e documentação (SANTOS, 2008, P.03).</w:t>
      </w:r>
    </w:p>
    <w:p w:rsidR="00143390" w:rsidRDefault="00143390" w:rsidP="00143390">
      <w:pPr>
        <w:autoSpaceDE w:val="0"/>
        <w:autoSpaceDN w:val="0"/>
        <w:adjustRightInd w:val="0"/>
        <w:spacing w:after="0" w:line="240" w:lineRule="auto"/>
        <w:ind w:left="2268"/>
        <w:jc w:val="both"/>
        <w:rPr>
          <w:rFonts w:ascii="GoudyOlStBT" w:hAnsi="GoudyOlStBT" w:cs="GoudyOlStBT"/>
          <w:sz w:val="21"/>
          <w:szCs w:val="21"/>
          <w:lang w:eastAsia="pt-BR"/>
        </w:rPr>
      </w:pPr>
    </w:p>
    <w:p w:rsidR="00143390" w:rsidRPr="004F6328" w:rsidRDefault="00143390" w:rsidP="00143390">
      <w:pPr>
        <w:spacing w:after="0" w:line="360" w:lineRule="auto"/>
        <w:ind w:firstLine="1134"/>
        <w:jc w:val="both"/>
        <w:rPr>
          <w:rFonts w:ascii="Arial" w:hAnsi="Arial" w:cs="Arial"/>
          <w:sz w:val="24"/>
          <w:szCs w:val="24"/>
        </w:rPr>
      </w:pPr>
      <w:r w:rsidRPr="004F6328">
        <w:rPr>
          <w:rFonts w:ascii="Arial" w:hAnsi="Arial" w:cs="Arial"/>
          <w:color w:val="000000"/>
          <w:sz w:val="24"/>
          <w:szCs w:val="24"/>
          <w:shd w:val="clear" w:color="auto" w:fill="FFFFFF"/>
        </w:rPr>
        <w:t xml:space="preserve">Some scholars </w:t>
      </w:r>
      <w:proofErr w:type="spellStart"/>
      <w:r w:rsidRPr="004F6328">
        <w:rPr>
          <w:rFonts w:ascii="Arial" w:hAnsi="Arial" w:cs="Arial"/>
          <w:color w:val="000000"/>
          <w:sz w:val="24"/>
          <w:szCs w:val="24"/>
          <w:shd w:val="clear" w:color="auto" w:fill="FFFFFF"/>
        </w:rPr>
        <w:t>believe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Otlet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also</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foresaw</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something</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like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Semantic</w:t>
      </w:r>
      <w:proofErr w:type="spellEnd"/>
      <w:r w:rsidRPr="004F6328">
        <w:rPr>
          <w:rFonts w:ascii="Arial" w:hAnsi="Arial" w:cs="Arial"/>
          <w:color w:val="000000"/>
          <w:sz w:val="24"/>
          <w:szCs w:val="24"/>
          <w:shd w:val="clear" w:color="auto" w:fill="FFFFFF"/>
        </w:rPr>
        <w:t xml:space="preserve"> Web,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emerging</w:t>
      </w:r>
      <w:proofErr w:type="spellEnd"/>
      <w:r w:rsidRPr="004F6328">
        <w:rPr>
          <w:rFonts w:ascii="Arial" w:hAnsi="Arial" w:cs="Arial"/>
          <w:color w:val="000000"/>
          <w:sz w:val="24"/>
          <w:szCs w:val="24"/>
          <w:shd w:val="clear" w:color="auto" w:fill="FFFFFF"/>
        </w:rPr>
        <w:t xml:space="preserve"> framework for </w:t>
      </w:r>
      <w:proofErr w:type="spellStart"/>
      <w:r w:rsidRPr="004F6328">
        <w:rPr>
          <w:rFonts w:ascii="Arial" w:hAnsi="Arial" w:cs="Arial"/>
          <w:color w:val="000000"/>
          <w:sz w:val="24"/>
          <w:szCs w:val="24"/>
          <w:shd w:val="clear" w:color="auto" w:fill="FFFFFF"/>
        </w:rPr>
        <w:t>subject-centric</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computing</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that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has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been</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gaining</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traction</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among</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computer</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scientists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like</w:t>
      </w:r>
      <w:proofErr w:type="spellEnd"/>
      <w:r w:rsidRPr="004F6328">
        <w:rPr>
          <w:rFonts w:ascii="Arial" w:hAnsi="Arial" w:cs="Arial"/>
          <w:color w:val="000000"/>
          <w:sz w:val="24"/>
          <w:szCs w:val="24"/>
          <w:shd w:val="clear" w:color="auto" w:fill="FFFFFF"/>
        </w:rPr>
        <w:t xml:space="preserve"> Mr. Berners-Lee. </w:t>
      </w:r>
      <w:proofErr w:type="spellStart"/>
      <w:r w:rsidRPr="004F6328">
        <w:rPr>
          <w:rFonts w:ascii="Arial" w:hAnsi="Arial" w:cs="Arial"/>
          <w:color w:val="000000"/>
          <w:sz w:val="24"/>
          <w:szCs w:val="24"/>
          <w:shd w:val="clear" w:color="auto" w:fill="FFFFFF"/>
        </w:rPr>
        <w:t>Like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Semantic</w:t>
      </w:r>
      <w:proofErr w:type="spellEnd"/>
      <w:r w:rsidRPr="004F6328">
        <w:rPr>
          <w:rFonts w:ascii="Arial" w:hAnsi="Arial" w:cs="Arial"/>
          <w:color w:val="000000"/>
          <w:sz w:val="24"/>
          <w:szCs w:val="24"/>
          <w:shd w:val="clear" w:color="auto" w:fill="FFFFFF"/>
        </w:rPr>
        <w:t xml:space="preserve"> Web,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Mundaneum</w:t>
      </w:r>
      <w:proofErr w:type="spellEnd"/>
      <w:r w:rsidRPr="004F6328">
        <w:rPr>
          <w:rStyle w:val="Refdenotaderodap"/>
          <w:rFonts w:ascii="Arial" w:hAnsi="Arial" w:cs="Arial"/>
          <w:color w:val="000000"/>
          <w:sz w:val="24"/>
          <w:szCs w:val="24"/>
          <w:shd w:val="clear" w:color="auto" w:fill="FFFFFF"/>
        </w:rPr>
        <w:footnoteReference w:id="3"/>
      </w:r>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aspired</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not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just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to</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draw</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static</w:t>
      </w:r>
      <w:proofErr w:type="spellEnd"/>
      <w:r w:rsidRPr="004F6328">
        <w:rPr>
          <w:rFonts w:ascii="Arial" w:hAnsi="Arial" w:cs="Arial"/>
          <w:color w:val="000000"/>
          <w:sz w:val="24"/>
          <w:szCs w:val="24"/>
          <w:shd w:val="clear" w:color="auto" w:fill="FFFFFF"/>
        </w:rPr>
        <w:t xml:space="preserve"> links </w:t>
      </w:r>
      <w:proofErr w:type="spellStart"/>
      <w:r w:rsidRPr="004F6328">
        <w:rPr>
          <w:rFonts w:ascii="Arial" w:hAnsi="Arial" w:cs="Arial"/>
          <w:color w:val="000000"/>
          <w:sz w:val="24"/>
          <w:szCs w:val="24"/>
          <w:shd w:val="clear" w:color="auto" w:fill="FFFFFF"/>
        </w:rPr>
        <w:t>between</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documents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but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also</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to</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map</w:t>
      </w:r>
      <w:proofErr w:type="spellEnd"/>
      <w:r w:rsidRPr="004F6328">
        <w:rPr>
          <w:rFonts w:ascii="Arial" w:hAnsi="Arial" w:cs="Arial"/>
          <w:color w:val="000000"/>
          <w:sz w:val="24"/>
          <w:szCs w:val="24"/>
          <w:shd w:val="clear" w:color="auto" w:fill="FFFFFF"/>
        </w:rPr>
        <w:t xml:space="preserve"> out conceptual </w:t>
      </w:r>
      <w:proofErr w:type="spellStart"/>
      <w:r w:rsidRPr="004F6328">
        <w:rPr>
          <w:rFonts w:ascii="Arial" w:hAnsi="Arial" w:cs="Arial"/>
          <w:color w:val="000000"/>
          <w:sz w:val="24"/>
          <w:szCs w:val="24"/>
          <w:shd w:val="clear" w:color="auto" w:fill="FFFFFF"/>
        </w:rPr>
        <w:t>relationships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between</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facts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and</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ideas</w:t>
      </w:r>
      <w:proofErr w:type="spellEnd"/>
      <w:r w:rsidRPr="004F6328">
        <w:rPr>
          <w:rFonts w:ascii="Arial" w:hAnsi="Arial" w:cs="Arial"/>
          <w:color w:val="000000"/>
          <w:sz w:val="24"/>
          <w:szCs w:val="24"/>
          <w:shd w:val="clear" w:color="auto" w:fill="FFFFFF"/>
        </w:rPr>
        <w:t xml:space="preserve">. “The </w:t>
      </w:r>
      <w:proofErr w:type="spellStart"/>
      <w:r w:rsidRPr="004F6328">
        <w:rPr>
          <w:rFonts w:ascii="Arial" w:hAnsi="Arial" w:cs="Arial"/>
          <w:color w:val="000000"/>
          <w:sz w:val="24"/>
          <w:szCs w:val="24"/>
          <w:shd w:val="clear" w:color="auto" w:fill="FFFFFF"/>
        </w:rPr>
        <w:t>Semantic</w:t>
      </w:r>
      <w:proofErr w:type="spellEnd"/>
      <w:r w:rsidRPr="004F6328">
        <w:rPr>
          <w:rFonts w:ascii="Arial" w:hAnsi="Arial" w:cs="Arial"/>
          <w:color w:val="000000"/>
          <w:sz w:val="24"/>
          <w:szCs w:val="24"/>
          <w:shd w:val="clear" w:color="auto" w:fill="FFFFFF"/>
        </w:rPr>
        <w:t xml:space="preserve"> Web </w:t>
      </w:r>
      <w:proofErr w:type="spellStart"/>
      <w:r w:rsidRPr="004F6328">
        <w:rPr>
          <w:rFonts w:ascii="Arial" w:hAnsi="Arial" w:cs="Arial"/>
          <w:color w:val="000000"/>
          <w:sz w:val="24"/>
          <w:szCs w:val="24"/>
          <w:shd w:val="clear" w:color="auto" w:fill="FFFFFF"/>
        </w:rPr>
        <w:t>is</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rather</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Otlet-ish</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said</w:t>
      </w:r>
      <w:proofErr w:type="spellEnd"/>
      <w:r w:rsidRPr="004F6328">
        <w:rPr>
          <w:rFonts w:ascii="Arial" w:hAnsi="Arial" w:cs="Arial"/>
          <w:color w:val="000000"/>
          <w:sz w:val="24"/>
          <w:szCs w:val="24"/>
          <w:shd w:val="clear" w:color="auto" w:fill="FFFFFF"/>
        </w:rPr>
        <w:t xml:space="preserve"> Michael </w:t>
      </w:r>
      <w:proofErr w:type="spellStart"/>
      <w:r w:rsidRPr="004F6328">
        <w:rPr>
          <w:rFonts w:ascii="Arial" w:hAnsi="Arial" w:cs="Arial"/>
          <w:color w:val="000000"/>
          <w:sz w:val="24"/>
          <w:szCs w:val="24"/>
          <w:shd w:val="clear" w:color="auto" w:fill="FFFFFF"/>
        </w:rPr>
        <w:t>Buckland</w:t>
      </w:r>
      <w:proofErr w:type="spellEnd"/>
      <w:r w:rsidRPr="004F6328">
        <w:rPr>
          <w:rFonts w:ascii="Arial" w:hAnsi="Arial" w:cs="Arial"/>
          <w:color w:val="000000"/>
          <w:sz w:val="24"/>
          <w:szCs w:val="24"/>
          <w:shd w:val="clear" w:color="auto" w:fill="FFFFFF"/>
        </w:rPr>
        <w:t xml:space="preserve">, a professor </w:t>
      </w:r>
      <w:proofErr w:type="spellStart"/>
      <w:r w:rsidRPr="004F6328">
        <w:rPr>
          <w:rFonts w:ascii="Arial" w:hAnsi="Arial" w:cs="Arial"/>
          <w:color w:val="000000"/>
          <w:sz w:val="24"/>
          <w:szCs w:val="24"/>
          <w:shd w:val="clear" w:color="auto" w:fill="FFFFFF"/>
        </w:rPr>
        <w:t>at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School</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of</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Information</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at</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the</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University</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of</w:t>
      </w:r>
      <w:proofErr w:type="spellEnd"/>
      <w:r w:rsidRPr="004F6328">
        <w:rPr>
          <w:rFonts w:ascii="Arial" w:hAnsi="Arial" w:cs="Arial"/>
          <w:color w:val="000000"/>
          <w:sz w:val="24"/>
          <w:szCs w:val="24"/>
          <w:shd w:val="clear" w:color="auto" w:fill="FFFFFF"/>
        </w:rPr>
        <w:t xml:space="preserve"> </w:t>
      </w:r>
      <w:proofErr w:type="spellStart"/>
      <w:r w:rsidRPr="004F6328">
        <w:rPr>
          <w:rFonts w:ascii="Arial" w:hAnsi="Arial" w:cs="Arial"/>
          <w:color w:val="000000"/>
          <w:sz w:val="24"/>
          <w:szCs w:val="24"/>
          <w:shd w:val="clear" w:color="auto" w:fill="FFFFFF"/>
        </w:rPr>
        <w:t>California</w:t>
      </w:r>
      <w:proofErr w:type="spellEnd"/>
      <w:r w:rsidRPr="004F6328">
        <w:rPr>
          <w:rFonts w:ascii="Arial" w:hAnsi="Arial" w:cs="Arial"/>
          <w:color w:val="000000"/>
          <w:sz w:val="24"/>
          <w:szCs w:val="24"/>
          <w:shd w:val="clear" w:color="auto" w:fill="FFFFFF"/>
        </w:rPr>
        <w:t>, Berkeley</w:t>
      </w:r>
      <w:r>
        <w:rPr>
          <w:rFonts w:ascii="Arial" w:hAnsi="Arial" w:cs="Arial"/>
          <w:color w:val="000000"/>
          <w:sz w:val="24"/>
          <w:szCs w:val="24"/>
          <w:shd w:val="clear" w:color="auto" w:fill="FFFFFF"/>
        </w:rPr>
        <w:t>. (CORCORAN, 2008).</w:t>
      </w:r>
    </w:p>
    <w:p w:rsidR="00143390" w:rsidRPr="00A32EF5" w:rsidRDefault="00143390" w:rsidP="00143390">
      <w:pPr>
        <w:spacing w:after="0" w:line="360" w:lineRule="auto"/>
        <w:ind w:firstLine="1134"/>
        <w:jc w:val="both"/>
        <w:rPr>
          <w:rFonts w:ascii="Arial" w:hAnsi="Arial" w:cs="Arial"/>
        </w:rPr>
      </w:pPr>
    </w:p>
    <w:p w:rsidR="00143390" w:rsidRPr="00A32EF5" w:rsidRDefault="00143390" w:rsidP="00143390">
      <w:pPr>
        <w:rPr>
          <w:rFonts w:ascii="Arial" w:hAnsi="Arial" w:cs="Arial"/>
          <w:b/>
          <w:sz w:val="24"/>
          <w:szCs w:val="24"/>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A0516B" w:rsidRDefault="00A0516B" w:rsidP="00A0516B">
      <w:pPr>
        <w:rPr>
          <w:lang w:eastAsia="x-none"/>
        </w:rPr>
      </w:pPr>
    </w:p>
    <w:p w:rsidR="007703A2" w:rsidRPr="00F95053" w:rsidRDefault="007703A2" w:rsidP="007703A2">
      <w:pPr>
        <w:pStyle w:val="Ttulo1"/>
        <w:ind w:left="709" w:hanging="709"/>
        <w:rPr>
          <w:rFonts w:ascii="Arial" w:hAnsi="Arial" w:cs="Arial"/>
          <w:caps/>
        </w:rPr>
      </w:pPr>
      <w:bookmarkStart w:id="4" w:name="_Toc370050128"/>
      <w:bookmarkStart w:id="5" w:name="_Toc371444548"/>
      <w:r w:rsidRPr="00F95053">
        <w:rPr>
          <w:rFonts w:ascii="Arial" w:hAnsi="Arial" w:cs="Arial"/>
          <w:bCs/>
          <w:caps/>
          <w:sz w:val="24"/>
          <w:szCs w:val="24"/>
        </w:rPr>
        <w:lastRenderedPageBreak/>
        <w:t>4.       Representação da Informação e do Conhecimento</w:t>
      </w:r>
      <w:bookmarkEnd w:id="4"/>
      <w:r>
        <w:rPr>
          <w:rFonts w:ascii="Arial" w:hAnsi="Arial" w:cs="Arial"/>
          <w:bCs/>
          <w:caps/>
          <w:sz w:val="24"/>
          <w:szCs w:val="24"/>
        </w:rPr>
        <w:t>.</w:t>
      </w:r>
      <w:bookmarkEnd w:id="5"/>
    </w:p>
    <w:p w:rsidR="007703A2" w:rsidRDefault="007703A2" w:rsidP="002533FE">
      <w:pPr>
        <w:pStyle w:val="Ttulo2"/>
        <w:spacing w:line="360" w:lineRule="auto"/>
        <w:ind w:firstLine="1134"/>
        <w:rPr>
          <w:rFonts w:ascii="Arial" w:hAnsi="Arial" w:cs="Arial"/>
          <w:b w:val="0"/>
          <w:bCs w:val="0"/>
          <w:sz w:val="24"/>
          <w:szCs w:val="24"/>
          <w:lang w:val="pt-BR"/>
        </w:rPr>
      </w:pPr>
      <w:bookmarkStart w:id="6" w:name="_Toc371432363"/>
      <w:bookmarkStart w:id="7" w:name="_Toc371436048"/>
      <w:bookmarkStart w:id="8" w:name="_Toc371436139"/>
      <w:bookmarkStart w:id="9" w:name="_Toc371444549"/>
      <w:r>
        <w:rPr>
          <w:rFonts w:ascii="Arial" w:hAnsi="Arial" w:cs="Arial"/>
          <w:b w:val="0"/>
          <w:bCs w:val="0"/>
          <w:sz w:val="24"/>
          <w:szCs w:val="24"/>
          <w:lang w:val="pt-BR"/>
        </w:rPr>
        <w:t xml:space="preserve">Como meio de representação da informação, existem </w:t>
      </w:r>
      <w:r w:rsidR="002533FE">
        <w:rPr>
          <w:rFonts w:ascii="Arial" w:hAnsi="Arial" w:cs="Arial"/>
          <w:b w:val="0"/>
          <w:bCs w:val="0"/>
          <w:sz w:val="24"/>
          <w:szCs w:val="24"/>
          <w:lang w:val="pt-BR"/>
        </w:rPr>
        <w:t>meios que tratam da informação por classificação e</w:t>
      </w:r>
      <w:r>
        <w:rPr>
          <w:rFonts w:ascii="Arial" w:hAnsi="Arial" w:cs="Arial"/>
          <w:b w:val="0"/>
          <w:bCs w:val="0"/>
          <w:sz w:val="24"/>
          <w:szCs w:val="24"/>
          <w:lang w:val="pt-BR"/>
        </w:rPr>
        <w:t xml:space="preserve"> terminologias</w:t>
      </w:r>
      <w:bookmarkEnd w:id="6"/>
      <w:r w:rsidR="002533FE">
        <w:rPr>
          <w:rFonts w:ascii="Arial" w:hAnsi="Arial" w:cs="Arial"/>
          <w:b w:val="0"/>
          <w:bCs w:val="0"/>
          <w:sz w:val="24"/>
          <w:szCs w:val="24"/>
          <w:lang w:val="pt-BR"/>
        </w:rPr>
        <w:t>.</w:t>
      </w:r>
      <w:bookmarkEnd w:id="7"/>
      <w:bookmarkEnd w:id="8"/>
      <w:bookmarkEnd w:id="9"/>
      <w:r>
        <w:rPr>
          <w:rFonts w:ascii="Arial" w:hAnsi="Arial" w:cs="Arial"/>
          <w:b w:val="0"/>
          <w:bCs w:val="0"/>
          <w:sz w:val="24"/>
          <w:szCs w:val="24"/>
          <w:lang w:val="pt-BR"/>
        </w:rPr>
        <w:t xml:space="preserve"> </w:t>
      </w:r>
    </w:p>
    <w:p w:rsidR="007703A2" w:rsidRPr="007703A2" w:rsidRDefault="007703A2" w:rsidP="00141D41">
      <w:pPr>
        <w:spacing w:after="0" w:line="360" w:lineRule="auto"/>
        <w:rPr>
          <w:lang w:eastAsia="x-none"/>
        </w:rPr>
      </w:pPr>
    </w:p>
    <w:p w:rsidR="007703A2" w:rsidRDefault="007703A2" w:rsidP="00141D41">
      <w:pPr>
        <w:pStyle w:val="Ttulo2"/>
        <w:spacing w:before="0" w:line="360" w:lineRule="auto"/>
        <w:rPr>
          <w:rFonts w:ascii="Arial" w:hAnsi="Arial" w:cs="Arial"/>
          <w:b w:val="0"/>
          <w:bCs w:val="0"/>
        </w:rPr>
      </w:pPr>
      <w:bookmarkStart w:id="10" w:name="_Toc371444550"/>
      <w:r>
        <w:rPr>
          <w:rFonts w:ascii="Arial" w:hAnsi="Arial" w:cs="Arial"/>
          <w:b w:val="0"/>
          <w:bCs w:val="0"/>
          <w:sz w:val="24"/>
          <w:szCs w:val="24"/>
        </w:rPr>
        <w:t>4.1 R</w:t>
      </w:r>
      <w:r w:rsidRPr="000C09DB">
        <w:rPr>
          <w:rFonts w:ascii="Arial" w:hAnsi="Arial" w:cs="Arial"/>
          <w:b w:val="0"/>
          <w:bCs w:val="0"/>
          <w:caps/>
          <w:sz w:val="24"/>
          <w:szCs w:val="24"/>
        </w:rPr>
        <w:t>epresentação da Informação.</w:t>
      </w:r>
      <w:bookmarkEnd w:id="10"/>
    </w:p>
    <w:p w:rsidR="007703A2" w:rsidRDefault="007703A2" w:rsidP="00141D41">
      <w:pPr>
        <w:spacing w:after="0" w:line="360" w:lineRule="auto"/>
        <w:ind w:left="940"/>
        <w:jc w:val="both"/>
      </w:pPr>
    </w:p>
    <w:p w:rsidR="007703A2" w:rsidRPr="00141D41" w:rsidRDefault="007703A2" w:rsidP="00141D41">
      <w:pPr>
        <w:spacing w:after="0" w:line="360" w:lineRule="auto"/>
        <w:ind w:firstLine="1134"/>
        <w:jc w:val="both"/>
        <w:rPr>
          <w:rFonts w:ascii="Arial" w:hAnsi="Arial" w:cs="Arial"/>
          <w:sz w:val="24"/>
          <w:szCs w:val="24"/>
        </w:rPr>
      </w:pPr>
      <w:r w:rsidRPr="00141D41">
        <w:rPr>
          <w:rFonts w:ascii="Arial" w:hAnsi="Arial" w:cs="Arial"/>
          <w:sz w:val="24"/>
          <w:szCs w:val="24"/>
        </w:rPr>
        <w:t>A comunicação científica e profissional se manifesta por meio de linguagens especializadas, codificadas e decodificadas por especialistas de uma determinada área do conhecimento ou de uma de</w:t>
      </w:r>
      <w:r w:rsidR="00143A85">
        <w:rPr>
          <w:rFonts w:ascii="Arial" w:hAnsi="Arial" w:cs="Arial"/>
          <w:sz w:val="24"/>
          <w:szCs w:val="24"/>
        </w:rPr>
        <w:t>terminada área profissional.</w:t>
      </w:r>
    </w:p>
    <w:p w:rsidR="007703A2" w:rsidRPr="00141D41" w:rsidRDefault="007703A2" w:rsidP="00141D41">
      <w:pPr>
        <w:spacing w:after="0" w:line="360" w:lineRule="auto"/>
        <w:ind w:firstLine="1134"/>
        <w:jc w:val="both"/>
        <w:rPr>
          <w:rFonts w:ascii="Arial" w:hAnsi="Arial" w:cs="Arial"/>
          <w:sz w:val="24"/>
          <w:szCs w:val="24"/>
        </w:rPr>
      </w:pPr>
      <w:r w:rsidRPr="00141D41">
        <w:rPr>
          <w:rFonts w:ascii="Arial" w:hAnsi="Arial" w:cs="Arial"/>
          <w:sz w:val="24"/>
          <w:szCs w:val="24"/>
        </w:rPr>
        <w:t xml:space="preserve"> Essas linguagens especializadas, também chamadas de linguagens de especialidade, constituídas por terminologias próprias, são responsáveis pela transmissão do conhecimento elaborado. Uma particularidade das linguagens utilizadas por especialistas é a impreterível precisão da informação comunicada. Para tamanha precisão, são necessários instrumentos capazes de não torná-las ambíguas em suas várias representações.</w:t>
      </w:r>
    </w:p>
    <w:p w:rsidR="007703A2" w:rsidRPr="00141D41" w:rsidRDefault="007703A2" w:rsidP="00141D41">
      <w:pPr>
        <w:spacing w:after="0" w:line="360" w:lineRule="auto"/>
        <w:ind w:firstLine="1134"/>
        <w:jc w:val="both"/>
        <w:rPr>
          <w:rFonts w:ascii="Arial" w:hAnsi="Arial" w:cs="Arial"/>
          <w:sz w:val="24"/>
          <w:szCs w:val="24"/>
        </w:rPr>
      </w:pPr>
      <w:r w:rsidRPr="00141D41">
        <w:rPr>
          <w:rFonts w:ascii="Arial" w:hAnsi="Arial" w:cs="Arial"/>
          <w:sz w:val="24"/>
          <w:szCs w:val="24"/>
        </w:rPr>
        <w:t xml:space="preserve">A representação do conhecimento é um processo mental, responsável pela organização do conhecimento. A partir dessa organização, surgem os sistemas de organização do conhecimento, que servem de ferramentas para a atividade de representação da informação (SALES, CAFÉ, 2009). </w:t>
      </w:r>
    </w:p>
    <w:p w:rsidR="007703A2" w:rsidRPr="00141D41" w:rsidRDefault="007703A2" w:rsidP="00141D41">
      <w:pPr>
        <w:spacing w:after="0" w:line="360" w:lineRule="auto"/>
        <w:ind w:firstLine="1134"/>
        <w:jc w:val="both"/>
        <w:rPr>
          <w:rFonts w:ascii="Arial" w:hAnsi="Arial" w:cs="Arial"/>
          <w:sz w:val="24"/>
          <w:szCs w:val="24"/>
        </w:rPr>
      </w:pPr>
      <w:r w:rsidRPr="00141D41">
        <w:rPr>
          <w:rFonts w:ascii="Arial" w:hAnsi="Arial" w:cs="Arial"/>
          <w:sz w:val="24"/>
          <w:szCs w:val="24"/>
        </w:rPr>
        <w:t>Terminologicamente, alguns dos métodos utilizados para representar a informação são modelos principais abord</w:t>
      </w:r>
      <w:r w:rsidR="00141D41" w:rsidRPr="00141D41">
        <w:rPr>
          <w:rFonts w:ascii="Arial" w:hAnsi="Arial" w:cs="Arial"/>
          <w:sz w:val="24"/>
          <w:szCs w:val="24"/>
        </w:rPr>
        <w:t>ados pela Ciência da Informação.</w:t>
      </w:r>
    </w:p>
    <w:p w:rsidR="007703A2" w:rsidRPr="00141D41" w:rsidRDefault="00141D41" w:rsidP="00141D41">
      <w:pPr>
        <w:spacing w:after="0" w:line="360" w:lineRule="auto"/>
        <w:ind w:firstLine="1134"/>
        <w:jc w:val="both"/>
        <w:rPr>
          <w:rFonts w:ascii="Arial" w:hAnsi="Arial" w:cs="Arial"/>
          <w:sz w:val="24"/>
          <w:szCs w:val="24"/>
        </w:rPr>
      </w:pPr>
      <w:r w:rsidRPr="00141D41">
        <w:rPr>
          <w:rFonts w:ascii="Arial" w:hAnsi="Arial" w:cs="Arial"/>
          <w:sz w:val="24"/>
          <w:szCs w:val="24"/>
        </w:rPr>
        <w:t>Como métodos de cl</w:t>
      </w:r>
      <w:r>
        <w:rPr>
          <w:rFonts w:ascii="Arial" w:hAnsi="Arial" w:cs="Arial"/>
          <w:sz w:val="24"/>
          <w:szCs w:val="24"/>
        </w:rPr>
        <w:t xml:space="preserve">assificação da informação temos </w:t>
      </w:r>
    </w:p>
    <w:p w:rsidR="007703A2" w:rsidRDefault="007703A2" w:rsidP="00EA2DD6">
      <w:pPr>
        <w:spacing w:line="360" w:lineRule="auto"/>
        <w:jc w:val="both"/>
      </w:pPr>
      <w:r>
        <w:t xml:space="preserve"> </w:t>
      </w:r>
    </w:p>
    <w:p w:rsidR="007703A2" w:rsidRDefault="007703A2" w:rsidP="007703A2">
      <w:pPr>
        <w:pStyle w:val="Ttulo3"/>
        <w:rPr>
          <w:rFonts w:ascii="Arial" w:hAnsi="Arial" w:cs="Arial"/>
          <w:color w:val="000000"/>
        </w:rPr>
      </w:pPr>
      <w:bookmarkStart w:id="11" w:name="_Toc370050130"/>
      <w:bookmarkStart w:id="12" w:name="_Toc371444551"/>
      <w:r>
        <w:rPr>
          <w:rFonts w:ascii="Arial" w:hAnsi="Arial" w:cs="Arial"/>
          <w:color w:val="000000"/>
        </w:rPr>
        <w:t>4.1.1 Tesauro</w:t>
      </w:r>
      <w:bookmarkEnd w:id="11"/>
      <w:bookmarkEnd w:id="12"/>
    </w:p>
    <w:p w:rsidR="007703A2" w:rsidRDefault="007703A2" w:rsidP="007703A2">
      <w:pPr>
        <w:spacing w:line="360" w:lineRule="auto"/>
        <w:jc w:val="both"/>
      </w:pPr>
    </w:p>
    <w:p w:rsidR="007703A2" w:rsidRPr="00CC0E6D" w:rsidRDefault="007703A2" w:rsidP="007703A2">
      <w:pPr>
        <w:pStyle w:val="Recuodecorpodetexto"/>
        <w:rPr>
          <w:rFonts w:cs="Arial"/>
        </w:rPr>
      </w:pPr>
      <w:r w:rsidRPr="00CC0E6D">
        <w:rPr>
          <w:rFonts w:cs="Arial"/>
        </w:rPr>
        <w:t>Tesauro é uma linguagem documentária caracterizada pela complexidade existente no relacionamento entre os termos que comunicam o conhecimento especializado. (</w:t>
      </w:r>
      <w:r>
        <w:rPr>
          <w:rFonts w:cs="Arial"/>
        </w:rPr>
        <w:t xml:space="preserve">SALES; </w:t>
      </w:r>
      <w:r w:rsidRPr="00CC0E6D">
        <w:rPr>
          <w:rFonts w:cs="Arial"/>
        </w:rPr>
        <w:t>CAFÉ</w:t>
      </w:r>
      <w:r>
        <w:rPr>
          <w:rFonts w:cs="Arial"/>
        </w:rPr>
        <w:t>, 2009</w:t>
      </w:r>
      <w:r w:rsidRPr="00CC0E6D">
        <w:rPr>
          <w:rFonts w:cs="Arial"/>
        </w:rPr>
        <w:t xml:space="preserve">). </w:t>
      </w:r>
    </w:p>
    <w:p w:rsidR="007703A2" w:rsidRPr="00CC0E6D" w:rsidRDefault="007703A2" w:rsidP="007703A2">
      <w:pPr>
        <w:pStyle w:val="Recuodecorpodetexto2"/>
      </w:pPr>
      <w:r w:rsidRPr="00CC0E6D">
        <w:t xml:space="preserve">Os Tesauros são vocabulários controlados formados por termos-descritores semanticamente relacionados e atuam como instrumento de controle terminológico. Podem estar estruturados hierarquicamente ou associativamente, </w:t>
      </w:r>
      <w:r w:rsidRPr="00CC0E6D">
        <w:lastRenderedPageBreak/>
        <w:t>utilizados principalmente para indexar e recuperar informações por meio de seu conteúdo (SA</w:t>
      </w:r>
      <w:r>
        <w:t xml:space="preserve">LES; </w:t>
      </w:r>
      <w:r w:rsidRPr="00CC0E6D">
        <w:t xml:space="preserve">CAFÉ, </w:t>
      </w:r>
      <w:r>
        <w:t>2009</w:t>
      </w:r>
      <w:r w:rsidRPr="00CC0E6D">
        <w:t>).</w:t>
      </w:r>
    </w:p>
    <w:p w:rsidR="007703A2" w:rsidRPr="008E127A" w:rsidRDefault="007703A2" w:rsidP="007703A2">
      <w:pPr>
        <w:spacing w:after="0" w:line="360" w:lineRule="auto"/>
        <w:ind w:firstLine="1134"/>
        <w:jc w:val="both"/>
        <w:rPr>
          <w:rFonts w:ascii="Arial" w:hAnsi="Arial" w:cs="Arial"/>
          <w:sz w:val="24"/>
          <w:szCs w:val="24"/>
        </w:rPr>
      </w:pPr>
      <w:r>
        <w:rPr>
          <w:rFonts w:ascii="Arial" w:eastAsia="LiberationSerif-Regular" w:hAnsi="Arial" w:cs="Arial"/>
          <w:sz w:val="24"/>
          <w:szCs w:val="24"/>
          <w:lang w:eastAsia="pt-BR"/>
        </w:rPr>
        <w:t xml:space="preserve">Para </w:t>
      </w:r>
      <w:proofErr w:type="spellStart"/>
      <w:r>
        <w:rPr>
          <w:rFonts w:ascii="Arial" w:eastAsia="LiberationSerif-Regular" w:hAnsi="Arial" w:cs="Arial"/>
          <w:sz w:val="24"/>
          <w:szCs w:val="24"/>
          <w:lang w:eastAsia="pt-BR"/>
        </w:rPr>
        <w:t>Carlan</w:t>
      </w:r>
      <w:proofErr w:type="spellEnd"/>
      <w:r w:rsidRPr="008D28E2">
        <w:rPr>
          <w:rFonts w:ascii="Arial" w:eastAsia="LiberationSerif-Regular" w:hAnsi="Arial" w:cs="Arial"/>
          <w:sz w:val="24"/>
          <w:szCs w:val="24"/>
          <w:lang w:eastAsia="pt-BR"/>
        </w:rPr>
        <w:t xml:space="preserve"> (</w:t>
      </w:r>
      <w:r>
        <w:rPr>
          <w:rFonts w:ascii="Arial" w:eastAsia="LiberationSerif-Regular" w:hAnsi="Arial" w:cs="Arial"/>
          <w:sz w:val="24"/>
          <w:szCs w:val="24"/>
          <w:lang w:eastAsia="pt-BR"/>
        </w:rPr>
        <w:t>2010</w:t>
      </w:r>
      <w:r w:rsidRPr="008D28E2">
        <w:rPr>
          <w:rFonts w:ascii="Arial" w:eastAsia="LiberationSerif-Regular" w:hAnsi="Arial" w:cs="Arial"/>
          <w:sz w:val="24"/>
          <w:szCs w:val="24"/>
          <w:lang w:eastAsia="pt-BR"/>
        </w:rPr>
        <w:t>, p. 36)</w:t>
      </w:r>
      <w:r>
        <w:rPr>
          <w:rFonts w:ascii="Arial" w:eastAsia="LiberationSerif-Regular" w:hAnsi="Arial" w:cs="Arial"/>
          <w:sz w:val="24"/>
          <w:szCs w:val="24"/>
          <w:lang w:eastAsia="pt-BR"/>
        </w:rPr>
        <w:t>, “T</w:t>
      </w:r>
      <w:r w:rsidRPr="008D28E2">
        <w:rPr>
          <w:rFonts w:ascii="Arial" w:eastAsia="LiberationSerif-Regular" w:hAnsi="Arial" w:cs="Arial"/>
          <w:sz w:val="24"/>
          <w:szCs w:val="24"/>
          <w:lang w:eastAsia="pt-BR"/>
        </w:rPr>
        <w:t>esauros são um conjunto de termos rep</w:t>
      </w:r>
      <w:r>
        <w:rPr>
          <w:rFonts w:ascii="Arial" w:eastAsia="LiberationSerif-Regular" w:hAnsi="Arial" w:cs="Arial"/>
          <w:sz w:val="24"/>
          <w:szCs w:val="24"/>
          <w:lang w:eastAsia="pt-BR"/>
        </w:rPr>
        <w:t>resentando conceitos e as relações hierá</w:t>
      </w:r>
      <w:r w:rsidRPr="008D28E2">
        <w:rPr>
          <w:rFonts w:ascii="Arial" w:eastAsia="LiberationSerif-Regular" w:hAnsi="Arial" w:cs="Arial"/>
          <w:sz w:val="24"/>
          <w:szCs w:val="24"/>
          <w:lang w:eastAsia="pt-BR"/>
        </w:rPr>
        <w:t>rquica</w:t>
      </w:r>
      <w:r>
        <w:rPr>
          <w:rFonts w:ascii="Arial" w:eastAsia="LiberationSerif-Regular" w:hAnsi="Arial" w:cs="Arial"/>
          <w:sz w:val="24"/>
          <w:szCs w:val="24"/>
          <w:lang w:eastAsia="pt-BR"/>
        </w:rPr>
        <w:t>s</w:t>
      </w:r>
      <w:r w:rsidRPr="008D28E2">
        <w:rPr>
          <w:rFonts w:ascii="Arial" w:eastAsia="LiberationSerif-Regular" w:hAnsi="Arial" w:cs="Arial"/>
          <w:sz w:val="24"/>
          <w:szCs w:val="24"/>
          <w:lang w:eastAsia="pt-BR"/>
        </w:rPr>
        <w:t>, equiv</w:t>
      </w:r>
      <w:r>
        <w:rPr>
          <w:rFonts w:ascii="Arial" w:eastAsia="LiberationSerif-Regular" w:hAnsi="Arial" w:cs="Arial"/>
          <w:sz w:val="24"/>
          <w:szCs w:val="24"/>
          <w:lang w:eastAsia="pt-BR"/>
        </w:rPr>
        <w:t xml:space="preserve">alente e associativa entre eles”, já para </w:t>
      </w:r>
      <w:proofErr w:type="spellStart"/>
      <w:r w:rsidRPr="008E127A">
        <w:rPr>
          <w:rFonts w:ascii="Arial" w:hAnsi="Arial" w:cs="Arial"/>
          <w:sz w:val="24"/>
          <w:szCs w:val="24"/>
        </w:rPr>
        <w:t>Cabré</w:t>
      </w:r>
      <w:proofErr w:type="spellEnd"/>
      <w:r w:rsidRPr="008E127A">
        <w:rPr>
          <w:rFonts w:ascii="Arial" w:hAnsi="Arial" w:cs="Arial"/>
          <w:sz w:val="24"/>
          <w:szCs w:val="24"/>
        </w:rPr>
        <w:t xml:space="preserve"> (1993) “os tesauros são “recopilações” de termos relacionados semanticamente, que servem como ferramenta para organizar e recuperar informação”</w:t>
      </w:r>
      <w:r>
        <w:rPr>
          <w:rFonts w:ascii="Arial" w:hAnsi="Arial" w:cs="Arial"/>
          <w:sz w:val="24"/>
          <w:szCs w:val="24"/>
        </w:rPr>
        <w:t>.</w:t>
      </w:r>
    </w:p>
    <w:p w:rsidR="007703A2" w:rsidRDefault="007703A2" w:rsidP="007703A2">
      <w:pPr>
        <w:spacing w:line="360" w:lineRule="auto"/>
        <w:ind w:firstLine="700"/>
        <w:jc w:val="both"/>
      </w:pPr>
      <w:r>
        <w:t xml:space="preserve"> </w:t>
      </w:r>
    </w:p>
    <w:p w:rsidR="007703A2" w:rsidRDefault="007703A2" w:rsidP="007703A2">
      <w:pPr>
        <w:pStyle w:val="Ttulo3"/>
        <w:rPr>
          <w:rFonts w:ascii="Arial" w:hAnsi="Arial" w:cs="Arial"/>
          <w:color w:val="000000"/>
        </w:rPr>
      </w:pPr>
      <w:bookmarkStart w:id="13" w:name="_Toc370050131"/>
      <w:bookmarkStart w:id="14" w:name="_Toc371444552"/>
      <w:r>
        <w:rPr>
          <w:rFonts w:ascii="Arial" w:hAnsi="Arial" w:cs="Arial"/>
          <w:color w:val="000000"/>
        </w:rPr>
        <w:t>4.1.2 Taxonomia</w:t>
      </w:r>
      <w:bookmarkEnd w:id="13"/>
      <w:bookmarkEnd w:id="14"/>
    </w:p>
    <w:p w:rsidR="007703A2" w:rsidRDefault="007703A2" w:rsidP="007703A2">
      <w:pPr>
        <w:spacing w:line="360" w:lineRule="auto"/>
        <w:jc w:val="both"/>
      </w:pPr>
    </w:p>
    <w:p w:rsidR="007703A2" w:rsidRDefault="007703A2" w:rsidP="007703A2">
      <w:pPr>
        <w:pStyle w:val="Corpodetexto"/>
        <w:spacing w:line="360" w:lineRule="auto"/>
        <w:ind w:firstLine="1134"/>
      </w:pPr>
      <w:r w:rsidRPr="006473A8">
        <w:t>Segundo Terra et al (2005), uma taxonomia pode ser definida como “um vocabulário</w:t>
      </w:r>
      <w:r>
        <w:t xml:space="preserve"> </w:t>
      </w:r>
      <w:r w:rsidRPr="006473A8">
        <w:t>controlado de uma determinada área do conhecimento, e, acima de tudo, um instrumento</w:t>
      </w:r>
      <w:r>
        <w:t xml:space="preserve"> </w:t>
      </w:r>
      <w:r w:rsidRPr="006473A8">
        <w:t>ou elemento de estrutura que permite alocar, recuperar e comunicar informações dentro de</w:t>
      </w:r>
      <w:r>
        <w:t xml:space="preserve"> </w:t>
      </w:r>
      <w:r w:rsidRPr="006473A8">
        <w:t>um sistema sob uma premissa lógica”</w:t>
      </w:r>
      <w:r>
        <w:t>.</w:t>
      </w:r>
    </w:p>
    <w:p w:rsidR="007703A2" w:rsidRDefault="007703A2" w:rsidP="007703A2">
      <w:pPr>
        <w:spacing w:after="0" w:line="360" w:lineRule="auto"/>
        <w:ind w:left="2268"/>
        <w:contextualSpacing/>
        <w:jc w:val="both"/>
        <w:rPr>
          <w:rFonts w:ascii="Arial" w:hAnsi="Arial" w:cs="Arial"/>
          <w:sz w:val="20"/>
          <w:szCs w:val="20"/>
        </w:rPr>
      </w:pPr>
      <w:r w:rsidRPr="00EE0BC4">
        <w:rPr>
          <w:rFonts w:ascii="Arial" w:hAnsi="Arial" w:cs="Arial"/>
          <w:sz w:val="20"/>
          <w:szCs w:val="20"/>
        </w:rPr>
        <w:t xml:space="preserve">A taxonomia descritiva [...] baseia-se em na estrutura de </w:t>
      </w:r>
      <w:r w:rsidRPr="00EE0BC4">
        <w:rPr>
          <w:rFonts w:ascii="Arial" w:hAnsi="Arial" w:cs="Arial"/>
          <w:i/>
          <w:iCs/>
          <w:sz w:val="20"/>
          <w:szCs w:val="20"/>
        </w:rPr>
        <w:t>tesauros</w:t>
      </w:r>
      <w:r w:rsidRPr="00EE0BC4">
        <w:rPr>
          <w:rFonts w:ascii="Arial" w:hAnsi="Arial" w:cs="Arial"/>
          <w:sz w:val="20"/>
          <w:szCs w:val="20"/>
        </w:rPr>
        <w:t>, pois há seleção de termos autorizados e o estabelecimento dos termos significativos em um determinado contexto, trabalhando com relações semânticas, tendo como objetivo, a padronização de linguagem a fim de melhorar a comunicação.</w:t>
      </w:r>
      <w:r>
        <w:rPr>
          <w:rFonts w:ascii="Arial" w:hAnsi="Arial" w:cs="Arial"/>
          <w:sz w:val="20"/>
          <w:szCs w:val="20"/>
        </w:rPr>
        <w:t xml:space="preserve"> </w:t>
      </w:r>
      <w:r w:rsidRPr="00EE0BC4">
        <w:rPr>
          <w:rFonts w:ascii="Arial" w:hAnsi="Arial" w:cs="Arial"/>
          <w:sz w:val="20"/>
          <w:szCs w:val="20"/>
        </w:rPr>
        <w:t>(CARLAN; AQUINO; BRASHER, 2009</w:t>
      </w:r>
      <w:r>
        <w:rPr>
          <w:rFonts w:ascii="Arial" w:hAnsi="Arial" w:cs="Arial"/>
          <w:sz w:val="20"/>
          <w:szCs w:val="20"/>
        </w:rPr>
        <w:t>).</w:t>
      </w:r>
      <w:r w:rsidRPr="00EE0BC4">
        <w:rPr>
          <w:rFonts w:ascii="Arial" w:hAnsi="Arial" w:cs="Arial"/>
          <w:sz w:val="20"/>
          <w:szCs w:val="20"/>
        </w:rPr>
        <w:t xml:space="preserve"> </w:t>
      </w:r>
    </w:p>
    <w:p w:rsidR="007703A2" w:rsidRPr="00C56F54" w:rsidRDefault="007703A2" w:rsidP="007703A2">
      <w:pPr>
        <w:spacing w:after="0" w:line="360" w:lineRule="auto"/>
        <w:ind w:firstLine="700"/>
        <w:contextualSpacing/>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Guilhem</w:t>
      </w:r>
      <w:proofErr w:type="spellEnd"/>
      <w:r>
        <w:rPr>
          <w:rFonts w:ascii="Arial" w:hAnsi="Arial" w:cs="Arial"/>
          <w:sz w:val="24"/>
          <w:szCs w:val="24"/>
        </w:rPr>
        <w:t xml:space="preserve"> (2010, p. 76) “</w:t>
      </w:r>
      <w:r w:rsidRPr="0038586E">
        <w:rPr>
          <w:rFonts w:ascii="Arial" w:hAnsi="Arial" w:cs="Arial"/>
          <w:sz w:val="24"/>
          <w:szCs w:val="24"/>
        </w:rPr>
        <w:t>A categorização dos assuntos, utilizada pela taxonomia, emprega sistemas mais tradicionais e formais, nos quais a informação pode parecer melhor representada por meio de normas e códigos</w:t>
      </w:r>
      <w:r>
        <w:rPr>
          <w:rFonts w:ascii="Arial" w:hAnsi="Arial" w:cs="Arial"/>
          <w:sz w:val="24"/>
          <w:szCs w:val="24"/>
        </w:rPr>
        <w:t xml:space="preserve"> [...]”</w:t>
      </w:r>
      <w:r w:rsidRPr="0038586E">
        <w:rPr>
          <w:rFonts w:ascii="Arial" w:hAnsi="Arial" w:cs="Arial"/>
          <w:sz w:val="24"/>
          <w:szCs w:val="24"/>
        </w:rPr>
        <w:t>.</w:t>
      </w:r>
    </w:p>
    <w:p w:rsidR="007703A2" w:rsidRDefault="007703A2" w:rsidP="007703A2">
      <w:pPr>
        <w:spacing w:line="360" w:lineRule="auto"/>
        <w:ind w:firstLine="700"/>
        <w:jc w:val="both"/>
      </w:pPr>
    </w:p>
    <w:p w:rsidR="007703A2" w:rsidRPr="00871ED4" w:rsidRDefault="007703A2" w:rsidP="007703A2">
      <w:pPr>
        <w:pStyle w:val="Ttulo3"/>
        <w:rPr>
          <w:rFonts w:ascii="Arial" w:hAnsi="Arial" w:cs="Arial"/>
          <w:color w:val="000000"/>
        </w:rPr>
      </w:pPr>
      <w:bookmarkStart w:id="15" w:name="_Toc370050132"/>
      <w:bookmarkStart w:id="16" w:name="_Toc371444553"/>
      <w:r w:rsidRPr="00871ED4">
        <w:rPr>
          <w:rFonts w:ascii="Arial" w:hAnsi="Arial" w:cs="Arial"/>
          <w:bCs w:val="0"/>
          <w:color w:val="000000"/>
        </w:rPr>
        <w:t>4.1.3 Ontologia</w:t>
      </w:r>
      <w:bookmarkEnd w:id="15"/>
      <w:bookmarkEnd w:id="16"/>
    </w:p>
    <w:p w:rsidR="007703A2" w:rsidRDefault="007703A2" w:rsidP="007703A2">
      <w:pPr>
        <w:spacing w:line="360" w:lineRule="auto"/>
        <w:jc w:val="both"/>
      </w:pPr>
    </w:p>
    <w:p w:rsidR="007703A2" w:rsidRPr="0038586E" w:rsidRDefault="007703A2" w:rsidP="007703A2">
      <w:pPr>
        <w:pStyle w:val="Recuodecorpodetexto"/>
        <w:rPr>
          <w:rFonts w:cs="Arial"/>
        </w:rPr>
      </w:pPr>
      <w:r w:rsidRPr="0038586E">
        <w:rPr>
          <w:rFonts w:cs="Arial"/>
        </w:rPr>
        <w:t>Ontologia é um modelo de representação do conhecimento, por vezes, empregado como linguagem documentária, que, a exemplo do tesauro, é utilizada para representar e recuperar informação por meio de estruturas conceituais. (SALES; CAFÉ, 2009.)</w:t>
      </w:r>
    </w:p>
    <w:p w:rsidR="007703A2" w:rsidRPr="0038586E" w:rsidRDefault="007703A2" w:rsidP="007703A2">
      <w:pPr>
        <w:spacing w:after="0" w:line="360" w:lineRule="auto"/>
        <w:ind w:firstLine="1134"/>
        <w:jc w:val="both"/>
        <w:rPr>
          <w:rFonts w:ascii="Arial" w:hAnsi="Arial" w:cs="Arial"/>
          <w:sz w:val="24"/>
          <w:szCs w:val="24"/>
        </w:rPr>
      </w:pPr>
      <w:r w:rsidRPr="0038586E">
        <w:rPr>
          <w:rFonts w:ascii="Arial" w:hAnsi="Arial" w:cs="Arial"/>
          <w:sz w:val="24"/>
          <w:szCs w:val="24"/>
        </w:rPr>
        <w:t>As ontologias possibilitam compartilhar uma visão de determinado assunto, proporcionando um mapa semântico e uma estrutura conceitual de um domínio específico por meio de um vocabulário comum. (SALES; CAFÉ,  2009).</w:t>
      </w:r>
    </w:p>
    <w:p w:rsidR="007703A2" w:rsidRDefault="007703A2" w:rsidP="007703A2">
      <w:pPr>
        <w:spacing w:line="360" w:lineRule="auto"/>
        <w:ind w:firstLine="700"/>
        <w:jc w:val="both"/>
      </w:pPr>
    </w:p>
    <w:p w:rsidR="007703A2" w:rsidRPr="00871ED4" w:rsidRDefault="007703A2" w:rsidP="007703A2">
      <w:pPr>
        <w:pStyle w:val="Ttulo3"/>
        <w:rPr>
          <w:rFonts w:ascii="Arial" w:hAnsi="Arial" w:cs="Arial"/>
          <w:bCs w:val="0"/>
          <w:color w:val="000000"/>
        </w:rPr>
      </w:pPr>
      <w:bookmarkStart w:id="17" w:name="_Toc370050133"/>
      <w:bookmarkStart w:id="18" w:name="_Toc371444554"/>
      <w:r w:rsidRPr="00871ED4">
        <w:rPr>
          <w:rFonts w:ascii="Arial" w:hAnsi="Arial" w:cs="Arial"/>
          <w:bCs w:val="0"/>
          <w:color w:val="000000"/>
        </w:rPr>
        <w:lastRenderedPageBreak/>
        <w:t>4.1.4 Folksonomia</w:t>
      </w:r>
      <w:bookmarkEnd w:id="17"/>
      <w:bookmarkEnd w:id="18"/>
    </w:p>
    <w:p w:rsidR="007703A2" w:rsidRDefault="007703A2" w:rsidP="007703A2">
      <w:pPr>
        <w:pStyle w:val="Reviso"/>
        <w:spacing w:after="200" w:line="276" w:lineRule="auto"/>
      </w:pPr>
    </w:p>
    <w:p w:rsidR="007703A2" w:rsidRDefault="007703A2" w:rsidP="007703A2">
      <w:pPr>
        <w:spacing w:after="0" w:line="360" w:lineRule="auto"/>
        <w:ind w:firstLine="1134"/>
        <w:contextualSpacing/>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Carlan</w:t>
      </w:r>
      <w:proofErr w:type="spellEnd"/>
      <w:r>
        <w:rPr>
          <w:rFonts w:ascii="Arial" w:hAnsi="Arial" w:cs="Arial"/>
          <w:sz w:val="24"/>
          <w:szCs w:val="24"/>
        </w:rPr>
        <w:t xml:space="preserve"> (2010, p.132) “</w:t>
      </w:r>
      <w:r w:rsidRPr="0038586E">
        <w:rPr>
          <w:rFonts w:ascii="Arial" w:hAnsi="Arial" w:cs="Arial"/>
          <w:sz w:val="24"/>
          <w:szCs w:val="24"/>
        </w:rPr>
        <w:t xml:space="preserve">A folksonomia, por ser tema novo, surpreende pela frequência de ocorrência desse tema relacionado com os SOC. Dentre os temas identificados, porem com a ocorrência mais baixa, destacam-se ciência da informação, teoria da informação, </w:t>
      </w:r>
      <w:r w:rsidRPr="0038586E">
        <w:rPr>
          <w:rFonts w:ascii="Arial" w:hAnsi="Arial" w:cs="Arial"/>
          <w:i/>
          <w:iCs/>
          <w:sz w:val="24"/>
          <w:szCs w:val="24"/>
        </w:rPr>
        <w:t xml:space="preserve">softwares </w:t>
      </w:r>
      <w:r w:rsidRPr="0038586E">
        <w:rPr>
          <w:rFonts w:ascii="Arial" w:hAnsi="Arial" w:cs="Arial"/>
          <w:sz w:val="24"/>
          <w:szCs w:val="24"/>
        </w:rPr>
        <w:t xml:space="preserve">para construção de SOC, construção automática e </w:t>
      </w:r>
      <w:proofErr w:type="spellStart"/>
      <w:r w:rsidRPr="0038586E">
        <w:rPr>
          <w:rFonts w:ascii="Arial" w:hAnsi="Arial" w:cs="Arial"/>
          <w:sz w:val="24"/>
          <w:szCs w:val="24"/>
        </w:rPr>
        <w:t>semi-automática</w:t>
      </w:r>
      <w:proofErr w:type="spellEnd"/>
      <w:r w:rsidRPr="0038586E">
        <w:rPr>
          <w:rFonts w:ascii="Arial" w:hAnsi="Arial" w:cs="Arial"/>
          <w:sz w:val="24"/>
          <w:szCs w:val="24"/>
        </w:rPr>
        <w:t xml:space="preserve"> de tesauros, rede semântica, </w:t>
      </w:r>
      <w:proofErr w:type="spellStart"/>
      <w:r w:rsidRPr="0038586E">
        <w:rPr>
          <w:rFonts w:ascii="Arial" w:hAnsi="Arial" w:cs="Arial"/>
          <w:sz w:val="24"/>
          <w:szCs w:val="24"/>
        </w:rPr>
        <w:t>bibliometria</w:t>
      </w:r>
      <w:proofErr w:type="spellEnd"/>
      <w:r w:rsidRPr="0038586E">
        <w:rPr>
          <w:rFonts w:ascii="Arial" w:hAnsi="Arial" w:cs="Arial"/>
          <w:sz w:val="24"/>
          <w:szCs w:val="24"/>
        </w:rPr>
        <w:t>, abstração automática de termos, mapeamento de diferentes SOC e comércio [eletrônico]</w:t>
      </w:r>
      <w:r>
        <w:rPr>
          <w:rFonts w:ascii="Arial" w:hAnsi="Arial" w:cs="Arial"/>
          <w:sz w:val="24"/>
          <w:szCs w:val="24"/>
        </w:rPr>
        <w:t>”.</w:t>
      </w:r>
    </w:p>
    <w:p w:rsidR="007703A2" w:rsidRPr="00C56F54" w:rsidRDefault="007703A2" w:rsidP="007703A2">
      <w:pPr>
        <w:spacing w:after="0" w:line="360" w:lineRule="auto"/>
        <w:ind w:firstLine="700"/>
        <w:contextualSpacing/>
        <w:jc w:val="both"/>
        <w:rPr>
          <w:rFonts w:ascii="Arial" w:hAnsi="Arial" w:cs="Arial"/>
        </w:rPr>
      </w:pPr>
      <w:r w:rsidRPr="00C56F54">
        <w:rPr>
          <w:rFonts w:ascii="Arial" w:hAnsi="Arial" w:cs="Arial"/>
          <w:sz w:val="24"/>
          <w:szCs w:val="24"/>
        </w:rPr>
        <w:t xml:space="preserve">Assim como a categorização está para a taxonomia, as </w:t>
      </w:r>
      <w:proofErr w:type="spellStart"/>
      <w:r w:rsidRPr="00C56F54">
        <w:rPr>
          <w:rFonts w:ascii="Arial" w:hAnsi="Arial" w:cs="Arial"/>
          <w:i/>
          <w:iCs/>
          <w:sz w:val="24"/>
          <w:szCs w:val="24"/>
        </w:rPr>
        <w:t>tags</w:t>
      </w:r>
      <w:proofErr w:type="spellEnd"/>
      <w:r w:rsidRPr="00C56F54">
        <w:rPr>
          <w:rFonts w:ascii="Arial" w:hAnsi="Arial" w:cs="Arial"/>
          <w:sz w:val="24"/>
          <w:szCs w:val="24"/>
        </w:rPr>
        <w:t xml:space="preserve"> fazem parte do ambiente da folksonomia:</w:t>
      </w:r>
    </w:p>
    <w:p w:rsidR="007703A2" w:rsidRDefault="007703A2" w:rsidP="007703A2">
      <w:pPr>
        <w:spacing w:after="0" w:line="360" w:lineRule="auto"/>
        <w:contextualSpacing/>
        <w:jc w:val="both"/>
      </w:pPr>
    </w:p>
    <w:p w:rsidR="007703A2" w:rsidRDefault="007703A2" w:rsidP="007703A2">
      <w:pPr>
        <w:spacing w:after="0" w:line="360" w:lineRule="auto"/>
        <w:ind w:left="2268"/>
        <w:contextualSpacing/>
        <w:jc w:val="both"/>
        <w:rPr>
          <w:rFonts w:ascii="Arial" w:hAnsi="Arial" w:cs="Arial"/>
          <w:sz w:val="20"/>
          <w:szCs w:val="20"/>
        </w:rPr>
      </w:pPr>
      <w:r w:rsidRPr="00C56F54">
        <w:rPr>
          <w:rFonts w:ascii="Arial" w:hAnsi="Arial" w:cs="Arial"/>
          <w:sz w:val="20"/>
          <w:szCs w:val="20"/>
        </w:rPr>
        <w:t xml:space="preserve">[...] folksonomia é uma espécie de vocabulário descontrolado. [...] Na verdade, trata-se de um mecanismo de representação, organização e recuperação de informações que não é feito por especialistas anônimos [...] este vocabulário descontrolado altera os padrões </w:t>
      </w:r>
      <w:proofErr w:type="spellStart"/>
      <w:r w:rsidRPr="00C56F54">
        <w:rPr>
          <w:rFonts w:ascii="Arial" w:hAnsi="Arial" w:cs="Arial"/>
          <w:sz w:val="20"/>
          <w:szCs w:val="20"/>
        </w:rPr>
        <w:t>hipertextuais</w:t>
      </w:r>
      <w:proofErr w:type="spellEnd"/>
      <w:r w:rsidRPr="00C56F54">
        <w:rPr>
          <w:rFonts w:ascii="Arial" w:hAnsi="Arial" w:cs="Arial"/>
          <w:sz w:val="20"/>
          <w:szCs w:val="20"/>
        </w:rPr>
        <w:t xml:space="preserve"> até então praticados, pois é construído de forma coletiva, o que consequentemente amplia as possibilidades de busca dos dados na </w:t>
      </w:r>
      <w:r w:rsidRPr="00C56F54">
        <w:rPr>
          <w:rFonts w:ascii="Arial" w:hAnsi="Arial" w:cs="Arial"/>
          <w:i/>
          <w:iCs/>
          <w:sz w:val="20"/>
          <w:szCs w:val="20"/>
        </w:rPr>
        <w:t>web</w:t>
      </w:r>
      <w:r>
        <w:rPr>
          <w:rFonts w:ascii="Arial" w:hAnsi="Arial" w:cs="Arial"/>
          <w:sz w:val="20"/>
          <w:szCs w:val="20"/>
        </w:rPr>
        <w:t>. (AQUINO, 2007, p.</w:t>
      </w:r>
      <w:r w:rsidRPr="00C56F54">
        <w:rPr>
          <w:rFonts w:ascii="Arial" w:hAnsi="Arial" w:cs="Arial"/>
          <w:sz w:val="20"/>
          <w:szCs w:val="20"/>
        </w:rPr>
        <w:t xml:space="preserve"> 10).</w:t>
      </w:r>
    </w:p>
    <w:p w:rsidR="007703A2" w:rsidRPr="00C56F54" w:rsidRDefault="007703A2" w:rsidP="007703A2">
      <w:pPr>
        <w:spacing w:after="0" w:line="360" w:lineRule="auto"/>
        <w:ind w:left="2268"/>
        <w:contextualSpacing/>
        <w:jc w:val="both"/>
        <w:rPr>
          <w:rFonts w:ascii="Arial" w:hAnsi="Arial" w:cs="Arial"/>
          <w:sz w:val="20"/>
          <w:szCs w:val="20"/>
        </w:rPr>
      </w:pPr>
    </w:p>
    <w:p w:rsidR="007703A2" w:rsidRPr="0096774A" w:rsidRDefault="007703A2" w:rsidP="007703A2">
      <w:pPr>
        <w:pStyle w:val="Ttulo2"/>
        <w:spacing w:before="0" w:line="360" w:lineRule="auto"/>
        <w:ind w:firstLine="1134"/>
        <w:contextualSpacing/>
        <w:jc w:val="both"/>
        <w:rPr>
          <w:rFonts w:ascii="Arial" w:hAnsi="Arial" w:cs="Arial"/>
          <w:b w:val="0"/>
          <w:sz w:val="24"/>
          <w:szCs w:val="24"/>
        </w:rPr>
      </w:pPr>
      <w:bookmarkStart w:id="19" w:name="_Toc371432369"/>
      <w:bookmarkStart w:id="20" w:name="_Toc371436054"/>
      <w:bookmarkStart w:id="21" w:name="_Toc371436145"/>
      <w:bookmarkStart w:id="22" w:name="_Toc371444555"/>
      <w:bookmarkStart w:id="23" w:name="_Toc370050134"/>
      <w:r w:rsidRPr="0096774A">
        <w:rPr>
          <w:rFonts w:ascii="Arial" w:hAnsi="Arial" w:cs="Arial"/>
          <w:b w:val="0"/>
          <w:sz w:val="24"/>
          <w:szCs w:val="24"/>
        </w:rPr>
        <w:t>Como meio de representação da informação, utilizando os meios de classificação, relacionando idéias, conceitos e preposições, denota-se uso de Mapas Conceituais para a representação do conhecimento.</w:t>
      </w:r>
      <w:bookmarkEnd w:id="19"/>
      <w:bookmarkEnd w:id="20"/>
      <w:bookmarkEnd w:id="21"/>
      <w:bookmarkEnd w:id="22"/>
    </w:p>
    <w:p w:rsidR="007703A2" w:rsidRPr="00E3605B" w:rsidRDefault="007703A2" w:rsidP="007703A2">
      <w:pPr>
        <w:rPr>
          <w:lang w:eastAsia="pt-BR"/>
        </w:rPr>
      </w:pPr>
    </w:p>
    <w:p w:rsidR="007703A2" w:rsidRDefault="007703A2" w:rsidP="00D2551B">
      <w:pPr>
        <w:pStyle w:val="Ttulo2"/>
        <w:spacing w:before="0" w:line="360" w:lineRule="auto"/>
        <w:rPr>
          <w:rFonts w:ascii="Arial" w:hAnsi="Arial" w:cs="Arial"/>
          <w:b w:val="0"/>
          <w:caps/>
          <w:sz w:val="24"/>
          <w:szCs w:val="24"/>
          <w:lang w:val="pt-BR"/>
        </w:rPr>
      </w:pPr>
      <w:bookmarkStart w:id="24" w:name="_Toc371444556"/>
      <w:r w:rsidRPr="00424C8B">
        <w:rPr>
          <w:rFonts w:ascii="Arial" w:hAnsi="Arial" w:cs="Arial"/>
          <w:b w:val="0"/>
          <w:caps/>
          <w:sz w:val="24"/>
          <w:szCs w:val="24"/>
        </w:rPr>
        <w:t>4.2 Representação do conhecimento.</w:t>
      </w:r>
      <w:bookmarkEnd w:id="23"/>
      <w:bookmarkEnd w:id="24"/>
    </w:p>
    <w:p w:rsidR="00D2551B" w:rsidRPr="00D2551B" w:rsidRDefault="00D2551B" w:rsidP="00D2551B">
      <w:pPr>
        <w:spacing w:after="0" w:line="360" w:lineRule="auto"/>
        <w:rPr>
          <w:lang w:eastAsia="x-none"/>
        </w:rPr>
      </w:pPr>
    </w:p>
    <w:p w:rsidR="007703A2" w:rsidRDefault="007703A2" w:rsidP="00D2551B">
      <w:pPr>
        <w:pStyle w:val="Ttulo3"/>
        <w:spacing w:before="0" w:after="0" w:line="360" w:lineRule="auto"/>
        <w:ind w:firstLine="1134"/>
        <w:rPr>
          <w:rFonts w:ascii="Arial" w:hAnsi="Arial" w:cs="Arial"/>
          <w:b w:val="0"/>
          <w:bCs w:val="0"/>
          <w:color w:val="000000"/>
        </w:rPr>
      </w:pPr>
      <w:bookmarkStart w:id="25" w:name="_Toc370050135"/>
      <w:r>
        <w:rPr>
          <w:rFonts w:ascii="Arial" w:hAnsi="Arial" w:cs="Arial"/>
          <w:b w:val="0"/>
          <w:bCs w:val="0"/>
          <w:color w:val="000000"/>
        </w:rPr>
        <w:t xml:space="preserve">  </w:t>
      </w:r>
      <w:bookmarkStart w:id="26" w:name="_Toc371432371"/>
      <w:bookmarkStart w:id="27" w:name="_Toc371436056"/>
      <w:bookmarkStart w:id="28" w:name="_Toc371436147"/>
      <w:bookmarkStart w:id="29" w:name="_Toc371444557"/>
      <w:r>
        <w:rPr>
          <w:rFonts w:ascii="Arial" w:hAnsi="Arial" w:cs="Arial"/>
          <w:b w:val="0"/>
          <w:bCs w:val="0"/>
          <w:color w:val="000000"/>
        </w:rPr>
        <w:t>Dadas as classificações da informação e para representar o conhecimento gerado a partir delas, dá-se possível a utilização de Mapas Conceituais.</w:t>
      </w:r>
      <w:bookmarkEnd w:id="26"/>
      <w:bookmarkEnd w:id="27"/>
      <w:bookmarkEnd w:id="28"/>
      <w:bookmarkEnd w:id="29"/>
    </w:p>
    <w:p w:rsidR="007703A2" w:rsidRPr="00DD0BE4" w:rsidRDefault="007703A2" w:rsidP="007703A2">
      <w:pPr>
        <w:rPr>
          <w:lang w:eastAsia="pt-BR"/>
        </w:rPr>
      </w:pPr>
    </w:p>
    <w:p w:rsidR="007703A2" w:rsidRPr="00871ED4" w:rsidRDefault="007703A2" w:rsidP="007703A2">
      <w:pPr>
        <w:pStyle w:val="Ttulo3"/>
        <w:rPr>
          <w:rFonts w:ascii="Arial" w:hAnsi="Arial" w:cs="Arial"/>
          <w:color w:val="000000"/>
        </w:rPr>
      </w:pPr>
      <w:bookmarkStart w:id="30" w:name="_Toc371444558"/>
      <w:r w:rsidRPr="00871ED4">
        <w:rPr>
          <w:rFonts w:ascii="Arial" w:hAnsi="Arial" w:cs="Arial"/>
          <w:bCs w:val="0"/>
          <w:color w:val="000000"/>
        </w:rPr>
        <w:t>4.2.1 Mapas Conceituais.</w:t>
      </w:r>
      <w:bookmarkEnd w:id="25"/>
      <w:bookmarkEnd w:id="30"/>
    </w:p>
    <w:p w:rsidR="007703A2" w:rsidRDefault="007703A2" w:rsidP="007703A2">
      <w:pPr>
        <w:spacing w:line="360" w:lineRule="auto"/>
        <w:ind w:firstLine="700"/>
        <w:jc w:val="both"/>
      </w:pPr>
    </w:p>
    <w:p w:rsidR="007703A2" w:rsidRPr="00223867" w:rsidRDefault="007703A2" w:rsidP="007703A2">
      <w:pPr>
        <w:pStyle w:val="Recuodecorpodetexto"/>
        <w:autoSpaceDE w:val="0"/>
        <w:autoSpaceDN w:val="0"/>
        <w:adjustRightInd w:val="0"/>
        <w:rPr>
          <w:rFonts w:cs="Arial"/>
        </w:rPr>
      </w:pPr>
      <w:r w:rsidRPr="00223867">
        <w:rPr>
          <w:rFonts w:cs="Arial"/>
        </w:rPr>
        <w:t>Trata-se de uma estratégia originalmente desenvolvida pelo Professor Joseph Novak e seus estudantes de pós-graduação, em meados dos anos setenta na Universidade de Cornell (MOREIRA, 200</w:t>
      </w:r>
      <w:r w:rsidR="00207996">
        <w:rPr>
          <w:rFonts w:cs="Arial"/>
          <w:lang w:val="pt-BR"/>
        </w:rPr>
        <w:t>3</w:t>
      </w:r>
      <w:r w:rsidRPr="00223867">
        <w:rPr>
          <w:rFonts w:cs="Arial"/>
        </w:rPr>
        <w:t>, p.44).</w:t>
      </w:r>
    </w:p>
    <w:p w:rsidR="007703A2" w:rsidRPr="00D2551B" w:rsidRDefault="00207996" w:rsidP="00D2551B">
      <w:pPr>
        <w:pStyle w:val="Recuodecorpodetexto3"/>
        <w:spacing w:after="0" w:line="360" w:lineRule="auto"/>
        <w:ind w:firstLine="1134"/>
        <w:jc w:val="both"/>
        <w:rPr>
          <w:rFonts w:ascii="Arial" w:hAnsi="Arial" w:cs="Arial"/>
          <w:sz w:val="24"/>
          <w:szCs w:val="24"/>
        </w:rPr>
      </w:pPr>
      <w:r>
        <w:rPr>
          <w:rFonts w:ascii="Arial" w:hAnsi="Arial" w:cs="Arial"/>
          <w:sz w:val="24"/>
          <w:szCs w:val="24"/>
        </w:rPr>
        <w:lastRenderedPageBreak/>
        <w:t>Segundo Moreira (2003</w:t>
      </w:r>
      <w:r w:rsidR="007703A2" w:rsidRPr="00D2551B">
        <w:rPr>
          <w:rFonts w:ascii="Arial" w:hAnsi="Arial" w:cs="Arial"/>
          <w:sz w:val="24"/>
          <w:szCs w:val="24"/>
        </w:rPr>
        <w:t>, p.44) “a utilização dos Mapas Conceituais trata-se de uma estratégia originalmente desenvolvida pelo Professor Joseph Novak e seus estudantes de pós-graduação, em meados dos anos setenta na Universidade de Cornell”.</w:t>
      </w:r>
    </w:p>
    <w:p w:rsidR="007703A2" w:rsidRDefault="007703A2" w:rsidP="007703A2">
      <w:pPr>
        <w:spacing w:after="0" w:line="360" w:lineRule="auto"/>
        <w:ind w:left="2268"/>
        <w:jc w:val="both"/>
        <w:rPr>
          <w:rFonts w:ascii="Arial" w:hAnsi="Arial" w:cs="Arial"/>
          <w:sz w:val="20"/>
          <w:szCs w:val="20"/>
        </w:rPr>
      </w:pPr>
      <w:r w:rsidRPr="00E3605B">
        <w:rPr>
          <w:rFonts w:ascii="Arial" w:hAnsi="Arial" w:cs="Arial"/>
          <w:sz w:val="20"/>
          <w:szCs w:val="20"/>
        </w:rPr>
        <w:t>Mapas conceituais devem ser entendidos como diagramas bidimensionais que procuram mostrar relações hierárquicas entre conceitos de um corpo de conhecimento e que derivam sua existência da própria estrutura conceitual desse corpo de conhecimento. (Moreira 200</w:t>
      </w:r>
      <w:r w:rsidR="00207996">
        <w:rPr>
          <w:rFonts w:ascii="Arial" w:hAnsi="Arial" w:cs="Arial"/>
          <w:sz w:val="20"/>
          <w:szCs w:val="20"/>
        </w:rPr>
        <w:t>3</w:t>
      </w:r>
      <w:r w:rsidRPr="00E3605B">
        <w:rPr>
          <w:rFonts w:ascii="Arial" w:hAnsi="Arial" w:cs="Arial"/>
          <w:sz w:val="20"/>
          <w:szCs w:val="20"/>
        </w:rPr>
        <w:t>).</w:t>
      </w:r>
    </w:p>
    <w:p w:rsidR="007703A2" w:rsidRDefault="007703A2" w:rsidP="007703A2">
      <w:pPr>
        <w:pStyle w:val="Corpodetexto"/>
        <w:spacing w:line="360" w:lineRule="auto"/>
        <w:ind w:firstLine="1134"/>
      </w:pPr>
      <w:r w:rsidRPr="00223867">
        <w:t xml:space="preserve">A definição de mapas conceituais compreende </w:t>
      </w:r>
      <w:r>
        <w:t>n</w:t>
      </w:r>
      <w:r w:rsidRPr="00223867">
        <w:t>a representação de</w:t>
      </w:r>
      <w:r>
        <w:t xml:space="preserve"> </w:t>
      </w:r>
      <w:r w:rsidRPr="00223867">
        <w:t xml:space="preserve">conceitos dentro de caixas, </w:t>
      </w:r>
      <w:r>
        <w:t xml:space="preserve">estas, </w:t>
      </w:r>
      <w:r w:rsidRPr="00223867">
        <w:t xml:space="preserve">se relacionam </w:t>
      </w:r>
      <w:r>
        <w:t>por</w:t>
      </w:r>
      <w:r w:rsidRPr="00223867">
        <w:t xml:space="preserve"> linhas de ligação,</w:t>
      </w:r>
      <w:r>
        <w:t xml:space="preserve"> criando</w:t>
      </w:r>
      <w:r w:rsidRPr="00223867">
        <w:rPr>
          <w:lang w:eastAsia="pt-BR"/>
        </w:rPr>
        <w:t xml:space="preserve"> uma proposição. Assim, para Novak e </w:t>
      </w:r>
      <w:proofErr w:type="spellStart"/>
      <w:r w:rsidRPr="00223867">
        <w:rPr>
          <w:lang w:eastAsia="pt-BR"/>
        </w:rPr>
        <w:t>Gowin</w:t>
      </w:r>
      <w:proofErr w:type="spellEnd"/>
      <w:r w:rsidRPr="00223867">
        <w:rPr>
          <w:lang w:eastAsia="pt-BR"/>
        </w:rPr>
        <w:t xml:space="preserve"> (1984),</w:t>
      </w:r>
      <w:r>
        <w:t xml:space="preserve"> </w:t>
      </w:r>
      <w:r w:rsidRPr="00223867">
        <w:rPr>
          <w:lang w:eastAsia="pt-BR"/>
        </w:rPr>
        <w:t>mapas conceituais referem-se à técnica para exteriorizar conceitos e</w:t>
      </w:r>
      <w:r>
        <w:t xml:space="preserve"> </w:t>
      </w:r>
      <w:r w:rsidRPr="00223867">
        <w:rPr>
          <w:lang w:eastAsia="pt-BR"/>
        </w:rPr>
        <w:t>proposições, de acontecimentos e objetos a nossa volta.</w:t>
      </w:r>
    </w:p>
    <w:p w:rsidR="007703A2" w:rsidRDefault="007703A2" w:rsidP="007703A2">
      <w:pPr>
        <w:pStyle w:val="Recuodecorpodetexto"/>
        <w:autoSpaceDE w:val="0"/>
        <w:autoSpaceDN w:val="0"/>
        <w:adjustRightInd w:val="0"/>
        <w:rPr>
          <w:rFonts w:cs="Arial"/>
          <w:lang w:eastAsia="pt-BR"/>
        </w:rPr>
      </w:pPr>
      <w:r w:rsidRPr="00AD0BA7">
        <w:rPr>
          <w:rFonts w:cs="Arial"/>
          <w:lang w:eastAsia="pt-BR"/>
        </w:rPr>
        <w:t>Assim, os mapas conceituais são compostos por árvores hierárquicas de conceitos, representados por círculos que têm um ou mais termos, onde são estabelecidas uma ou várias conexões representadas por linhas, desenhadas em vários sentidos (RODRIGUES; CERVANTES, 2012 760).</w:t>
      </w:r>
    </w:p>
    <w:p w:rsidR="007703A2" w:rsidRPr="00AD0BA7" w:rsidRDefault="007703A2" w:rsidP="007703A2">
      <w:pPr>
        <w:pStyle w:val="Recuodecorpodetexto"/>
        <w:autoSpaceDE w:val="0"/>
        <w:autoSpaceDN w:val="0"/>
        <w:adjustRightInd w:val="0"/>
        <w:rPr>
          <w:rFonts w:cs="Arial"/>
          <w:lang w:eastAsia="pt-BR"/>
        </w:rPr>
      </w:pPr>
      <w:r>
        <w:rPr>
          <w:rFonts w:cs="Arial"/>
        </w:rPr>
        <w:t>“</w:t>
      </w:r>
      <w:r w:rsidRPr="00AD0BA7">
        <w:rPr>
          <w:rFonts w:cs="Arial"/>
        </w:rPr>
        <w:t>Qualquer mapa conceitual deve ser visto apenas como uma das possíveis representações de uma certa estrutura conceitual.</w:t>
      </w:r>
      <w:r>
        <w:rPr>
          <w:rFonts w:cs="Arial"/>
        </w:rPr>
        <w:t>” (</w:t>
      </w:r>
      <w:r>
        <w:t>MOREIRA, 200</w:t>
      </w:r>
      <w:r w:rsidR="00207996">
        <w:rPr>
          <w:lang w:val="pt-BR"/>
        </w:rPr>
        <w:t>3</w:t>
      </w:r>
      <w:r>
        <w:t>).</w:t>
      </w:r>
    </w:p>
    <w:p w:rsidR="007703A2" w:rsidRDefault="007703A2" w:rsidP="007703A2">
      <w:pPr>
        <w:spacing w:line="360" w:lineRule="auto"/>
        <w:ind w:firstLine="700"/>
        <w:jc w:val="both"/>
      </w:pPr>
    </w:p>
    <w:p w:rsidR="00BB5C35" w:rsidRDefault="00BB5C35" w:rsidP="00E87AD7">
      <w:pPr>
        <w:pStyle w:val="Ttulo1"/>
        <w:rPr>
          <w:rFonts w:ascii="Arial" w:hAnsi="Arial" w:cs="Arial"/>
          <w:b/>
          <w:sz w:val="24"/>
          <w:szCs w:val="24"/>
          <w:lang w:val="pt-BR"/>
        </w:rPr>
      </w:pPr>
      <w:bookmarkStart w:id="31" w:name="_Toc371444559"/>
      <w:r w:rsidRPr="00BB5C35">
        <w:rPr>
          <w:rFonts w:ascii="Arial" w:hAnsi="Arial" w:cs="Arial"/>
          <w:b/>
          <w:sz w:val="24"/>
          <w:szCs w:val="24"/>
        </w:rPr>
        <w:t>5 TRABALHOS CORRELATOS</w:t>
      </w:r>
      <w:bookmarkEnd w:id="31"/>
    </w:p>
    <w:p w:rsidR="00BB5C35" w:rsidRPr="00BB5C35" w:rsidRDefault="00BB5C35" w:rsidP="00BB5C35">
      <w:pPr>
        <w:rPr>
          <w:lang w:eastAsia="x-none"/>
        </w:rPr>
      </w:pPr>
    </w:p>
    <w:p w:rsidR="00BB5C35" w:rsidRPr="00BB5C35" w:rsidRDefault="00BB5C35" w:rsidP="00BB5C35">
      <w:pPr>
        <w:pStyle w:val="Recuodecorpodetexto"/>
        <w:rPr>
          <w:rFonts w:cs="Arial"/>
        </w:rPr>
      </w:pPr>
      <w:r w:rsidRPr="00BB5C35">
        <w:rPr>
          <w:rFonts w:cs="Arial"/>
        </w:rPr>
        <w:t>O ponto de referência desta seção e o artigo de Maria Rosemary Rodrigues e Brígida Maria Nogueira Cervantes “Os Mapas Conceituais para a visualização de conceitos de áreas do conhecimento em Unidades de Informação</w:t>
      </w:r>
      <w:r w:rsidRPr="00BB5C35">
        <w:rPr>
          <w:rStyle w:val="Refdenotaderodap"/>
          <w:rFonts w:cs="Arial"/>
        </w:rPr>
        <w:footnoteReference w:id="4"/>
      </w:r>
      <w:r w:rsidRPr="00BB5C35">
        <w:rPr>
          <w:rFonts w:cs="Arial"/>
        </w:rPr>
        <w:t>”</w:t>
      </w:r>
      <w:r w:rsidRPr="00BB5C35">
        <w:rPr>
          <w:rFonts w:cs="Arial"/>
        </w:rPr>
        <w:tab/>
        <w:t xml:space="preserve"> que descreve a contribuição de Mapas Conceituais para a visualização das áreas do conhecimento em Unidades de Informação, na área de Biblioteconomia. </w:t>
      </w:r>
    </w:p>
    <w:p w:rsidR="00BB5C35" w:rsidRPr="00BB5C35" w:rsidRDefault="00BB5C35" w:rsidP="00BB5C35">
      <w:pPr>
        <w:pStyle w:val="Recuodecorpodetexto"/>
        <w:rPr>
          <w:rFonts w:cs="Arial"/>
        </w:rPr>
      </w:pPr>
      <w:r w:rsidRPr="00BB5C35">
        <w:rPr>
          <w:rFonts w:cs="Arial"/>
        </w:rPr>
        <w:t xml:space="preserve">O trabalho parte da análise dos aspectos teóricos e a contribuição de Mapas Conceituais para a visualização de conceitos de áreas do conhecimento em Unidades de Informação, bem como a organização e representação da informação </w:t>
      </w:r>
      <w:r w:rsidRPr="00BB5C35">
        <w:rPr>
          <w:rFonts w:cs="Arial"/>
        </w:rPr>
        <w:lastRenderedPageBreak/>
        <w:t xml:space="preserve">na área da Biblioteconomia, o uso de Tesauros e vocabulários controlados relacionados à terminologia dos usuários e documentos. </w:t>
      </w:r>
    </w:p>
    <w:p w:rsidR="00BB5C35" w:rsidRPr="00BB5C35" w:rsidRDefault="00BB5C35" w:rsidP="00BB5C35">
      <w:pPr>
        <w:pStyle w:val="Recuodecorpodetexto"/>
        <w:rPr>
          <w:rFonts w:cs="Arial"/>
        </w:rPr>
      </w:pPr>
      <w:r w:rsidRPr="00BB5C35">
        <w:rPr>
          <w:rFonts w:cs="Arial"/>
        </w:rPr>
        <w:t>No caso desta pesquisa, destaca-se a contribuição da utilização de Mapas Conceituais para a visualização da informação em portal Institucional.</w:t>
      </w:r>
    </w:p>
    <w:p w:rsidR="00BB5C35" w:rsidRPr="00BB5C35" w:rsidRDefault="00BB5C35" w:rsidP="00BB5C35">
      <w:pPr>
        <w:autoSpaceDE w:val="0"/>
        <w:autoSpaceDN w:val="0"/>
        <w:adjustRightInd w:val="0"/>
        <w:spacing w:line="240" w:lineRule="auto"/>
        <w:rPr>
          <w:iCs/>
          <w:sz w:val="24"/>
          <w:szCs w:val="24"/>
        </w:rPr>
      </w:pPr>
    </w:p>
    <w:p w:rsidR="00043FE4" w:rsidRDefault="00AF08E5" w:rsidP="00043FE4">
      <w:pPr>
        <w:pStyle w:val="Ttulo1"/>
        <w:rPr>
          <w:rFonts w:ascii="Arial" w:hAnsi="Arial" w:cs="Arial"/>
          <w:b/>
          <w:bCs/>
          <w:caps/>
          <w:sz w:val="24"/>
          <w:szCs w:val="24"/>
        </w:rPr>
      </w:pPr>
      <w:bookmarkStart w:id="32" w:name="_Toc371444560"/>
      <w:r>
        <w:rPr>
          <w:rFonts w:ascii="Arial" w:hAnsi="Arial" w:cs="Arial"/>
          <w:b/>
          <w:bCs/>
          <w:caps/>
          <w:sz w:val="24"/>
          <w:szCs w:val="24"/>
        </w:rPr>
        <w:t xml:space="preserve">6 </w:t>
      </w:r>
      <w:r w:rsidR="00043FE4">
        <w:rPr>
          <w:rFonts w:ascii="Arial" w:hAnsi="Arial" w:cs="Arial"/>
          <w:b/>
          <w:bCs/>
          <w:caps/>
          <w:sz w:val="24"/>
          <w:szCs w:val="24"/>
        </w:rPr>
        <w:t>Metodologia</w:t>
      </w:r>
      <w:bookmarkEnd w:id="0"/>
      <w:bookmarkEnd w:id="32"/>
    </w:p>
    <w:p w:rsidR="00AF08E5" w:rsidRPr="00AF08E5" w:rsidRDefault="00AF08E5" w:rsidP="00AF08E5">
      <w:pPr>
        <w:spacing w:after="0" w:line="360" w:lineRule="auto"/>
        <w:rPr>
          <w:lang w:eastAsia="pt-BR"/>
        </w:rPr>
      </w:pPr>
    </w:p>
    <w:p w:rsidR="00043FE4" w:rsidRDefault="00043FE4" w:rsidP="003A7772">
      <w:pPr>
        <w:tabs>
          <w:tab w:val="left" w:pos="-2127"/>
        </w:tabs>
        <w:spacing w:after="0" w:line="360" w:lineRule="auto"/>
        <w:ind w:firstLine="1134"/>
        <w:jc w:val="both"/>
        <w:rPr>
          <w:rFonts w:ascii="Arial" w:hAnsi="Arial" w:cs="Arial"/>
          <w:sz w:val="24"/>
          <w:szCs w:val="24"/>
        </w:rPr>
      </w:pPr>
      <w:r w:rsidRPr="00043FE4">
        <w:rPr>
          <w:rFonts w:ascii="Arial" w:hAnsi="Arial" w:cs="Arial"/>
          <w:sz w:val="24"/>
          <w:szCs w:val="24"/>
        </w:rPr>
        <w:t xml:space="preserve">A metodologia caracteriza-se como descritiva e exploratória. Logo, foi realizado um trabalho de pesquisa referencial quanto a </w:t>
      </w:r>
      <w:r w:rsidR="004B51A3">
        <w:rPr>
          <w:rFonts w:ascii="Arial" w:hAnsi="Arial" w:cs="Arial"/>
          <w:sz w:val="24"/>
          <w:szCs w:val="24"/>
        </w:rPr>
        <w:t xml:space="preserve">livros, teses, </w:t>
      </w:r>
      <w:r w:rsidRPr="00043FE4">
        <w:rPr>
          <w:rFonts w:ascii="Arial" w:hAnsi="Arial" w:cs="Arial"/>
          <w:sz w:val="24"/>
          <w:szCs w:val="24"/>
        </w:rPr>
        <w:t xml:space="preserve">artigos </w:t>
      </w:r>
      <w:r>
        <w:rPr>
          <w:rFonts w:ascii="Arial" w:hAnsi="Arial" w:cs="Arial"/>
          <w:sz w:val="24"/>
          <w:szCs w:val="24"/>
        </w:rPr>
        <w:t>e</w:t>
      </w:r>
      <w:r w:rsidR="004B51A3">
        <w:rPr>
          <w:rFonts w:ascii="Arial" w:hAnsi="Arial" w:cs="Arial"/>
          <w:sz w:val="24"/>
          <w:szCs w:val="24"/>
        </w:rPr>
        <w:t xml:space="preserve"> trabalhos relacionados ao tema</w:t>
      </w:r>
      <w:r>
        <w:rPr>
          <w:rFonts w:ascii="Arial" w:hAnsi="Arial" w:cs="Arial"/>
          <w:sz w:val="24"/>
          <w:szCs w:val="24"/>
        </w:rPr>
        <w:t xml:space="preserve"> </w:t>
      </w:r>
      <w:r w:rsidRPr="00043FE4">
        <w:rPr>
          <w:rFonts w:ascii="Arial" w:hAnsi="Arial" w:cs="Arial"/>
          <w:sz w:val="24"/>
          <w:szCs w:val="24"/>
        </w:rPr>
        <w:t>que possuíam informações pertinentes para a pesquisa e que abordassem os aspectos de Organização da Informação e do Conhecimento e para tal, nesta investigação, um levantamento de técnicas para esta organização</w:t>
      </w:r>
      <w:r>
        <w:rPr>
          <w:rFonts w:ascii="Arial" w:hAnsi="Arial" w:cs="Arial"/>
          <w:sz w:val="24"/>
          <w:szCs w:val="24"/>
        </w:rPr>
        <w:t>.</w:t>
      </w:r>
    </w:p>
    <w:p w:rsidR="007D59B4" w:rsidRDefault="004B51A3" w:rsidP="00EB3D54">
      <w:pPr>
        <w:spacing w:after="0" w:line="360" w:lineRule="auto"/>
        <w:ind w:firstLine="1134"/>
        <w:jc w:val="both"/>
        <w:rPr>
          <w:rFonts w:ascii="Arial" w:hAnsi="Arial" w:cs="Arial"/>
          <w:sz w:val="24"/>
          <w:szCs w:val="24"/>
        </w:rPr>
      </w:pPr>
      <w:r>
        <w:rPr>
          <w:rFonts w:ascii="Arial" w:hAnsi="Arial" w:cs="Arial"/>
          <w:sz w:val="24"/>
          <w:szCs w:val="24"/>
        </w:rPr>
        <w:t>Após descrever os meios de Organização da Informação e do conhecimento, f</w:t>
      </w:r>
      <w:r w:rsidR="00F24172">
        <w:rPr>
          <w:rFonts w:ascii="Arial" w:hAnsi="Arial" w:cs="Arial"/>
          <w:sz w:val="24"/>
          <w:szCs w:val="24"/>
        </w:rPr>
        <w:t xml:space="preserve">oi escolhido o portal Institucional da prefeitura Municipal de Ivaiporã como objeto de estudo, o qual será descrito no item </w:t>
      </w:r>
      <w:r w:rsidR="00CC2C6F">
        <w:rPr>
          <w:rFonts w:ascii="Arial" w:hAnsi="Arial" w:cs="Arial"/>
          <w:sz w:val="24"/>
          <w:szCs w:val="24"/>
        </w:rPr>
        <w:t>7</w:t>
      </w:r>
      <w:r w:rsidR="00F24172">
        <w:rPr>
          <w:rFonts w:ascii="Arial" w:hAnsi="Arial" w:cs="Arial"/>
          <w:sz w:val="24"/>
          <w:szCs w:val="24"/>
        </w:rPr>
        <w:t>.1 as estratégias de eleição deste objeto.</w:t>
      </w:r>
      <w:r w:rsidR="00CC2C6F">
        <w:rPr>
          <w:rFonts w:ascii="Arial" w:hAnsi="Arial" w:cs="Arial"/>
          <w:sz w:val="24"/>
          <w:szCs w:val="24"/>
        </w:rPr>
        <w:t xml:space="preserve"> Onde será constituído um cenário de pesquisa que é composto pelo portal, análise de usabilidade de somente uma função do site</w:t>
      </w:r>
      <w:r w:rsidR="007F682F">
        <w:rPr>
          <w:rFonts w:ascii="Arial" w:hAnsi="Arial" w:cs="Arial"/>
          <w:sz w:val="24"/>
          <w:szCs w:val="24"/>
        </w:rPr>
        <w:t>, para justificar inicialmente esta proposta de pesquisa</w:t>
      </w:r>
      <w:r w:rsidR="00CC2C6F">
        <w:rPr>
          <w:rFonts w:ascii="Arial" w:hAnsi="Arial" w:cs="Arial"/>
          <w:sz w:val="24"/>
          <w:szCs w:val="24"/>
        </w:rPr>
        <w:t>, construção dos mapas de representação do conhecimento do portal.</w:t>
      </w:r>
      <w:r w:rsidR="00043FE4" w:rsidRPr="00F24172">
        <w:rPr>
          <w:rFonts w:ascii="Arial" w:hAnsi="Arial" w:cs="Arial"/>
          <w:sz w:val="24"/>
          <w:szCs w:val="24"/>
        </w:rPr>
        <w:t xml:space="preserve"> </w:t>
      </w:r>
    </w:p>
    <w:p w:rsidR="00D9470A" w:rsidRDefault="00D9470A" w:rsidP="00D9470A">
      <w:pPr>
        <w:spacing w:after="0" w:line="360" w:lineRule="auto"/>
        <w:ind w:firstLine="1134"/>
        <w:jc w:val="both"/>
        <w:rPr>
          <w:rFonts w:ascii="Arial" w:hAnsi="Arial" w:cs="Arial"/>
          <w:sz w:val="24"/>
          <w:szCs w:val="24"/>
        </w:rPr>
      </w:pPr>
      <w:r>
        <w:rPr>
          <w:rFonts w:ascii="Arial" w:hAnsi="Arial" w:cs="Arial"/>
          <w:sz w:val="24"/>
          <w:szCs w:val="24"/>
        </w:rPr>
        <w:t>Para realizar a pesquisa utilizando os mecanismos de busca do portal, bem como opções fornecidas por ele, foram elaborados dois questionários, que abordavam</w:t>
      </w:r>
      <w:r w:rsidRPr="00F24172">
        <w:rPr>
          <w:rFonts w:ascii="Arial" w:hAnsi="Arial" w:cs="Arial"/>
          <w:sz w:val="24"/>
          <w:szCs w:val="24"/>
        </w:rPr>
        <w:t xml:space="preserve"> </w:t>
      </w:r>
      <w:r w:rsidR="00787E50">
        <w:rPr>
          <w:rFonts w:ascii="Arial" w:hAnsi="Arial" w:cs="Arial"/>
          <w:sz w:val="24"/>
          <w:szCs w:val="24"/>
        </w:rPr>
        <w:t>questões referentes à usabilidade</w:t>
      </w:r>
      <w:r>
        <w:rPr>
          <w:rFonts w:ascii="Arial" w:hAnsi="Arial" w:cs="Arial"/>
          <w:sz w:val="24"/>
          <w:szCs w:val="24"/>
        </w:rPr>
        <w:t xml:space="preserve"> e</w:t>
      </w:r>
      <w:r w:rsidR="00787E50">
        <w:rPr>
          <w:rFonts w:ascii="Arial" w:hAnsi="Arial" w:cs="Arial"/>
          <w:sz w:val="24"/>
          <w:szCs w:val="24"/>
        </w:rPr>
        <w:t xml:space="preserve"> em busca de qualificar </w:t>
      </w:r>
      <w:r>
        <w:rPr>
          <w:rFonts w:ascii="Arial" w:hAnsi="Arial" w:cs="Arial"/>
          <w:sz w:val="24"/>
          <w:szCs w:val="24"/>
        </w:rPr>
        <w:t>as informações disp</w:t>
      </w:r>
      <w:r w:rsidR="004D285E">
        <w:rPr>
          <w:rFonts w:ascii="Arial" w:hAnsi="Arial" w:cs="Arial"/>
          <w:sz w:val="24"/>
          <w:szCs w:val="24"/>
        </w:rPr>
        <w:t>ostas no site.</w:t>
      </w:r>
    </w:p>
    <w:p w:rsidR="004D285E" w:rsidRPr="00871190" w:rsidRDefault="004D285E" w:rsidP="004D285E">
      <w:pPr>
        <w:spacing w:after="0" w:line="360" w:lineRule="auto"/>
        <w:ind w:firstLine="1134"/>
        <w:jc w:val="both"/>
        <w:rPr>
          <w:rFonts w:ascii="Arial" w:hAnsi="Arial" w:cs="Arial"/>
          <w:sz w:val="24"/>
          <w:szCs w:val="24"/>
        </w:rPr>
      </w:pPr>
      <w:r w:rsidRPr="00871190">
        <w:rPr>
          <w:rFonts w:ascii="Arial" w:hAnsi="Arial" w:cs="Arial"/>
          <w:sz w:val="24"/>
          <w:szCs w:val="24"/>
        </w:rPr>
        <w:t xml:space="preserve">Como técnica específica para coletar estes dados, foram utilizados formulários do </w:t>
      </w:r>
      <w:r w:rsidRPr="00871190">
        <w:rPr>
          <w:rFonts w:ascii="Arial" w:hAnsi="Arial" w:cs="Arial"/>
          <w:i/>
          <w:sz w:val="24"/>
          <w:szCs w:val="24"/>
        </w:rPr>
        <w:t xml:space="preserve">Google Docs, </w:t>
      </w:r>
      <w:r w:rsidRPr="00871190">
        <w:rPr>
          <w:rFonts w:ascii="Arial" w:hAnsi="Arial" w:cs="Arial"/>
          <w:sz w:val="24"/>
          <w:szCs w:val="24"/>
        </w:rPr>
        <w:t xml:space="preserve">um pacote de aplicativos do </w:t>
      </w:r>
      <w:r w:rsidRPr="00871190">
        <w:rPr>
          <w:rFonts w:ascii="Arial" w:hAnsi="Arial" w:cs="Arial"/>
          <w:i/>
          <w:sz w:val="24"/>
          <w:szCs w:val="24"/>
        </w:rPr>
        <w:t>Google</w:t>
      </w:r>
      <w:r w:rsidRPr="00871190">
        <w:rPr>
          <w:rFonts w:ascii="Arial" w:hAnsi="Arial" w:cs="Arial"/>
          <w:sz w:val="24"/>
          <w:szCs w:val="24"/>
        </w:rPr>
        <w:t xml:space="preserve">, para aplicar </w:t>
      </w:r>
      <w:r w:rsidR="008E76E9">
        <w:rPr>
          <w:rFonts w:ascii="Arial" w:hAnsi="Arial" w:cs="Arial"/>
          <w:sz w:val="24"/>
          <w:szCs w:val="24"/>
        </w:rPr>
        <w:t xml:space="preserve">os </w:t>
      </w:r>
      <w:r w:rsidRPr="00871190">
        <w:rPr>
          <w:rFonts w:ascii="Arial" w:hAnsi="Arial" w:cs="Arial"/>
          <w:sz w:val="24"/>
          <w:szCs w:val="24"/>
        </w:rPr>
        <w:t>questionários, sendo um formulário de aplicação de questionário para cada uma das duas etapas</w:t>
      </w:r>
      <w:r>
        <w:rPr>
          <w:rFonts w:ascii="Arial" w:hAnsi="Arial" w:cs="Arial"/>
          <w:sz w:val="24"/>
          <w:szCs w:val="24"/>
        </w:rPr>
        <w:t>, u</w:t>
      </w:r>
      <w:r w:rsidRPr="00CE2098">
        <w:rPr>
          <w:rFonts w:ascii="Arial" w:hAnsi="Arial" w:cs="Arial"/>
          <w:sz w:val="24"/>
          <w:szCs w:val="24"/>
        </w:rPr>
        <w:t xml:space="preserve">tilizando a rede para disponibilização de um link </w:t>
      </w:r>
      <w:r>
        <w:rPr>
          <w:rFonts w:ascii="Arial" w:hAnsi="Arial" w:cs="Arial"/>
          <w:sz w:val="24"/>
          <w:szCs w:val="24"/>
        </w:rPr>
        <w:t xml:space="preserve">onde os envolvidos, após responderem todas as perguntas, enviaram </w:t>
      </w:r>
      <w:r w:rsidRPr="00CE2098">
        <w:rPr>
          <w:rFonts w:ascii="Arial" w:hAnsi="Arial" w:cs="Arial"/>
          <w:sz w:val="24"/>
          <w:szCs w:val="24"/>
        </w:rPr>
        <w:t xml:space="preserve">suas respostas </w:t>
      </w:r>
      <w:r w:rsidRPr="00CE2098">
        <w:rPr>
          <w:rFonts w:ascii="Arial" w:hAnsi="Arial" w:cs="Arial"/>
          <w:i/>
          <w:iCs/>
          <w:sz w:val="24"/>
          <w:szCs w:val="24"/>
        </w:rPr>
        <w:t>online</w:t>
      </w:r>
      <w:r>
        <w:rPr>
          <w:rFonts w:ascii="Arial" w:hAnsi="Arial" w:cs="Arial"/>
          <w:sz w:val="24"/>
          <w:szCs w:val="24"/>
        </w:rPr>
        <w:t>.</w:t>
      </w:r>
    </w:p>
    <w:p w:rsidR="004D285E" w:rsidRPr="00126FA2" w:rsidRDefault="004D285E" w:rsidP="004D285E">
      <w:pPr>
        <w:spacing w:after="0" w:line="360" w:lineRule="auto"/>
        <w:ind w:firstLine="1134"/>
        <w:jc w:val="both"/>
        <w:rPr>
          <w:rFonts w:ascii="Arial" w:hAnsi="Arial" w:cs="Arial"/>
          <w:sz w:val="24"/>
          <w:szCs w:val="24"/>
        </w:rPr>
      </w:pPr>
      <w:r w:rsidRPr="00126FA2">
        <w:rPr>
          <w:rFonts w:ascii="Arial" w:hAnsi="Arial" w:cs="Arial"/>
          <w:sz w:val="24"/>
          <w:szCs w:val="24"/>
        </w:rPr>
        <w:t xml:space="preserve">Vale ressaltar que as aplicações foram realizadas a partir de um formulário do </w:t>
      </w:r>
      <w:r w:rsidRPr="00126FA2">
        <w:rPr>
          <w:rFonts w:ascii="Arial" w:hAnsi="Arial" w:cs="Arial"/>
          <w:i/>
          <w:iCs/>
          <w:sz w:val="24"/>
          <w:szCs w:val="24"/>
        </w:rPr>
        <w:t>Google Docs</w:t>
      </w:r>
      <w:r>
        <w:rPr>
          <w:rFonts w:ascii="Arial" w:hAnsi="Arial" w:cs="Arial"/>
          <w:sz w:val="24"/>
          <w:szCs w:val="24"/>
        </w:rPr>
        <w:t xml:space="preserve"> e não de um formulário descrito por Cervo &amp; </w:t>
      </w:r>
      <w:proofErr w:type="spellStart"/>
      <w:r>
        <w:rPr>
          <w:rFonts w:ascii="Arial" w:hAnsi="Arial" w:cs="Arial"/>
          <w:sz w:val="24"/>
          <w:szCs w:val="24"/>
        </w:rPr>
        <w:t>Brevian</w:t>
      </w:r>
      <w:proofErr w:type="spellEnd"/>
      <w:r>
        <w:rPr>
          <w:rFonts w:ascii="Arial" w:hAnsi="Arial" w:cs="Arial"/>
          <w:sz w:val="24"/>
          <w:szCs w:val="24"/>
        </w:rPr>
        <w:t xml:space="preserve">, 2005 como sendo </w:t>
      </w:r>
      <w:r w:rsidRPr="00126FA2">
        <w:rPr>
          <w:rFonts w:ascii="Arial" w:hAnsi="Arial" w:cs="Arial"/>
          <w:sz w:val="24"/>
          <w:szCs w:val="24"/>
        </w:rPr>
        <w:t xml:space="preserve">“[...] lista informal, catálogo ou inventário, destinado à coleta de dados [...] cujo preenchimento é feito pelo próprio investigador” (CERVO &amp; </w:t>
      </w:r>
      <w:r w:rsidRPr="00126FA2">
        <w:rPr>
          <w:rFonts w:ascii="Arial" w:hAnsi="Arial" w:cs="Arial"/>
          <w:sz w:val="24"/>
          <w:szCs w:val="24"/>
        </w:rPr>
        <w:lastRenderedPageBreak/>
        <w:t xml:space="preserve">BERVIAN, 2005). O meio de coleta de dados foi efetivo através do uso de um questionário por etapa, fornecido através de um formulário do </w:t>
      </w:r>
      <w:r w:rsidRPr="00126FA2">
        <w:rPr>
          <w:rFonts w:ascii="Arial" w:hAnsi="Arial" w:cs="Arial"/>
          <w:i/>
          <w:iCs/>
          <w:sz w:val="24"/>
          <w:szCs w:val="24"/>
        </w:rPr>
        <w:t>Google</w:t>
      </w:r>
      <w:r w:rsidRPr="00126FA2">
        <w:rPr>
          <w:rFonts w:ascii="Arial" w:hAnsi="Arial" w:cs="Arial"/>
          <w:sz w:val="24"/>
          <w:szCs w:val="24"/>
        </w:rPr>
        <w:t>.</w:t>
      </w:r>
    </w:p>
    <w:p w:rsidR="004D285E" w:rsidRDefault="004D285E" w:rsidP="004D285E">
      <w:pPr>
        <w:spacing w:after="0" w:line="360" w:lineRule="auto"/>
        <w:ind w:firstLine="1134"/>
        <w:jc w:val="both"/>
        <w:rPr>
          <w:rFonts w:ascii="Arial" w:hAnsi="Arial" w:cs="Arial"/>
          <w:sz w:val="24"/>
          <w:szCs w:val="24"/>
        </w:rPr>
      </w:pPr>
      <w:r w:rsidRPr="005A726E">
        <w:rPr>
          <w:rFonts w:ascii="Arial" w:hAnsi="Arial" w:cs="Arial"/>
          <w:color w:val="000000"/>
          <w:sz w:val="24"/>
          <w:szCs w:val="24"/>
        </w:rPr>
        <w:t xml:space="preserve">Elegeram-se como público alvo da pesquisa, acadêmicos da Instituição de Ensino das Faculdades Integradas do Vale do Ivaí – Univale, em específico do curso de Tecnologia em Análise e Desenvolvimento de Sistemas, </w:t>
      </w:r>
      <w:r>
        <w:rPr>
          <w:rFonts w:ascii="Arial" w:hAnsi="Arial" w:cs="Arial"/>
          <w:color w:val="000000"/>
          <w:sz w:val="24"/>
          <w:szCs w:val="24"/>
        </w:rPr>
        <w:t>que participaram da pesquisa mediante orientação de professores, havendo monitoramento dos mesmos. N</w:t>
      </w:r>
      <w:r>
        <w:rPr>
          <w:rFonts w:ascii="Arial" w:hAnsi="Arial" w:cs="Arial"/>
          <w:sz w:val="24"/>
          <w:szCs w:val="24"/>
        </w:rPr>
        <w:t>o to</w:t>
      </w:r>
      <w:r w:rsidR="008E76E9">
        <w:rPr>
          <w:rFonts w:ascii="Arial" w:hAnsi="Arial" w:cs="Arial"/>
          <w:sz w:val="24"/>
          <w:szCs w:val="24"/>
        </w:rPr>
        <w:t>tal, fo</w:t>
      </w:r>
      <w:r w:rsidR="00680520">
        <w:rPr>
          <w:rFonts w:ascii="Arial" w:hAnsi="Arial" w:cs="Arial"/>
          <w:sz w:val="24"/>
          <w:szCs w:val="24"/>
        </w:rPr>
        <w:t>ram 50 (cinquenta) os</w:t>
      </w:r>
      <w:r>
        <w:rPr>
          <w:rFonts w:ascii="Arial" w:hAnsi="Arial" w:cs="Arial"/>
          <w:sz w:val="24"/>
          <w:szCs w:val="24"/>
        </w:rPr>
        <w:t xml:space="preserve"> participantes</w:t>
      </w:r>
      <w:r w:rsidR="001153F1">
        <w:rPr>
          <w:rFonts w:ascii="Arial" w:hAnsi="Arial" w:cs="Arial"/>
          <w:sz w:val="24"/>
          <w:szCs w:val="24"/>
        </w:rPr>
        <w:t xml:space="preserve"> na primeira etapa e 13 (treze)</w:t>
      </w:r>
      <w:r w:rsidR="00152456">
        <w:rPr>
          <w:rFonts w:ascii="Arial" w:hAnsi="Arial" w:cs="Arial"/>
          <w:sz w:val="24"/>
          <w:szCs w:val="24"/>
        </w:rPr>
        <w:t xml:space="preserve"> acadêmico</w:t>
      </w:r>
      <w:r w:rsidR="001153F1">
        <w:rPr>
          <w:rFonts w:ascii="Arial" w:hAnsi="Arial" w:cs="Arial"/>
          <w:sz w:val="24"/>
          <w:szCs w:val="24"/>
        </w:rPr>
        <w:t>s na segunda</w:t>
      </w:r>
      <w:r>
        <w:rPr>
          <w:rFonts w:ascii="Arial" w:hAnsi="Arial" w:cs="Arial"/>
          <w:sz w:val="24"/>
          <w:szCs w:val="24"/>
        </w:rPr>
        <w:t xml:space="preserve">. </w:t>
      </w:r>
    </w:p>
    <w:p w:rsidR="004D285E" w:rsidRDefault="004D285E" w:rsidP="00D9470A">
      <w:pPr>
        <w:spacing w:after="0" w:line="360" w:lineRule="auto"/>
        <w:ind w:firstLine="1134"/>
        <w:jc w:val="both"/>
        <w:rPr>
          <w:rFonts w:ascii="Arial" w:hAnsi="Arial" w:cs="Arial"/>
          <w:sz w:val="24"/>
          <w:szCs w:val="24"/>
        </w:rPr>
      </w:pPr>
      <w:r w:rsidRPr="00056662">
        <w:rPr>
          <w:rFonts w:ascii="Arial" w:hAnsi="Arial" w:cs="Arial"/>
          <w:sz w:val="24"/>
          <w:szCs w:val="24"/>
        </w:rPr>
        <w:t xml:space="preserve">As aplicações </w:t>
      </w:r>
      <w:r>
        <w:rPr>
          <w:rFonts w:ascii="Arial" w:hAnsi="Arial" w:cs="Arial"/>
          <w:sz w:val="24"/>
          <w:szCs w:val="24"/>
        </w:rPr>
        <w:t xml:space="preserve">das duas etapas </w:t>
      </w:r>
      <w:r w:rsidRPr="00056662">
        <w:rPr>
          <w:rFonts w:ascii="Arial" w:hAnsi="Arial" w:cs="Arial"/>
          <w:sz w:val="24"/>
          <w:szCs w:val="24"/>
        </w:rPr>
        <w:t xml:space="preserve">foram realizadas através da colaboração de professores que utilizaram seus respectivos horários de aula para realizar a pesquisa, como também, feitas através do uso de máquinas disponíveis em um dos laboratórios de informática </w:t>
      </w:r>
      <w:r>
        <w:rPr>
          <w:rFonts w:ascii="Arial" w:hAnsi="Arial" w:cs="Arial"/>
          <w:sz w:val="24"/>
          <w:szCs w:val="24"/>
        </w:rPr>
        <w:t xml:space="preserve">da Instituição, </w:t>
      </w:r>
      <w:r w:rsidRPr="00056662">
        <w:rPr>
          <w:rFonts w:ascii="Arial" w:hAnsi="Arial" w:cs="Arial"/>
          <w:sz w:val="24"/>
          <w:szCs w:val="24"/>
        </w:rPr>
        <w:t>onde os experimentadores também foram monitorados.</w:t>
      </w:r>
    </w:p>
    <w:p w:rsidR="00A0696E" w:rsidRDefault="00A0696E" w:rsidP="00A65EF0">
      <w:pPr>
        <w:spacing w:after="0" w:line="360" w:lineRule="auto"/>
        <w:ind w:firstLine="1134"/>
        <w:jc w:val="both"/>
        <w:rPr>
          <w:rFonts w:ascii="Arial" w:hAnsi="Arial" w:cs="Arial"/>
          <w:sz w:val="24"/>
          <w:szCs w:val="24"/>
        </w:rPr>
      </w:pPr>
      <w:r>
        <w:rPr>
          <w:rFonts w:ascii="Arial" w:hAnsi="Arial" w:cs="Arial"/>
          <w:sz w:val="24"/>
          <w:szCs w:val="24"/>
        </w:rPr>
        <w:t xml:space="preserve">A posterior foram </w:t>
      </w:r>
      <w:r w:rsidR="00CC2C6F">
        <w:rPr>
          <w:rFonts w:ascii="Arial" w:hAnsi="Arial" w:cs="Arial"/>
          <w:sz w:val="24"/>
          <w:szCs w:val="24"/>
        </w:rPr>
        <w:t>realizadas a</w:t>
      </w:r>
      <w:r w:rsidR="007E4D8C">
        <w:rPr>
          <w:rFonts w:ascii="Arial" w:hAnsi="Arial" w:cs="Arial"/>
          <w:sz w:val="24"/>
          <w:szCs w:val="24"/>
        </w:rPr>
        <w:t>s análises</w:t>
      </w:r>
      <w:r w:rsidR="00CC2C6F">
        <w:rPr>
          <w:rFonts w:ascii="Arial" w:hAnsi="Arial" w:cs="Arial"/>
          <w:sz w:val="24"/>
          <w:szCs w:val="24"/>
        </w:rPr>
        <w:t xml:space="preserve"> que</w:t>
      </w:r>
      <w:r w:rsidR="007E4D8C">
        <w:rPr>
          <w:rFonts w:ascii="Arial" w:hAnsi="Arial" w:cs="Arial"/>
          <w:sz w:val="24"/>
          <w:szCs w:val="24"/>
        </w:rPr>
        <w:t xml:space="preserve"> serão apresentadas por meio de gráficos onde contém resultados das questões aplicadas aos participantes da pesquisa, e inseridas as inferências e importâncias dos quesitos na organização da informação.</w:t>
      </w:r>
    </w:p>
    <w:p w:rsidR="00A65EF0" w:rsidRDefault="00A65EF0" w:rsidP="00A65EF0">
      <w:pPr>
        <w:spacing w:after="0" w:line="360" w:lineRule="auto"/>
        <w:ind w:firstLine="1134"/>
        <w:jc w:val="both"/>
        <w:rPr>
          <w:rFonts w:ascii="Arial" w:hAnsi="Arial" w:cs="Arial"/>
          <w:sz w:val="24"/>
          <w:szCs w:val="24"/>
        </w:rPr>
      </w:pPr>
    </w:p>
    <w:p w:rsidR="007E4D8C" w:rsidRPr="00F11D5C" w:rsidRDefault="007E4D8C" w:rsidP="00A65EF0">
      <w:pPr>
        <w:pStyle w:val="Ttulo1"/>
        <w:spacing w:before="0"/>
        <w:rPr>
          <w:rFonts w:ascii="Arial" w:hAnsi="Arial" w:cs="Arial"/>
          <w:b/>
          <w:sz w:val="24"/>
          <w:szCs w:val="24"/>
        </w:rPr>
      </w:pPr>
      <w:bookmarkStart w:id="33" w:name="_Toc371444561"/>
      <w:r w:rsidRPr="00F11D5C">
        <w:rPr>
          <w:rFonts w:ascii="Arial" w:hAnsi="Arial" w:cs="Arial"/>
          <w:b/>
          <w:sz w:val="24"/>
          <w:szCs w:val="24"/>
        </w:rPr>
        <w:t xml:space="preserve">7 </w:t>
      </w:r>
      <w:r w:rsidR="00CC2C6F" w:rsidRPr="00F11D5C">
        <w:rPr>
          <w:rFonts w:ascii="Arial" w:hAnsi="Arial" w:cs="Arial"/>
          <w:b/>
          <w:sz w:val="24"/>
          <w:szCs w:val="24"/>
        </w:rPr>
        <w:t xml:space="preserve">CONTEXTUALIZAÇÃO </w:t>
      </w:r>
      <w:r w:rsidRPr="00F11D5C">
        <w:rPr>
          <w:rFonts w:ascii="Arial" w:hAnsi="Arial" w:cs="Arial"/>
          <w:b/>
          <w:sz w:val="24"/>
          <w:szCs w:val="24"/>
        </w:rPr>
        <w:t>DO CENÁRIO DE PESQUISA</w:t>
      </w:r>
      <w:bookmarkEnd w:id="33"/>
    </w:p>
    <w:p w:rsidR="004C6894" w:rsidRDefault="004C6894" w:rsidP="00A65EF0">
      <w:pPr>
        <w:spacing w:after="0" w:line="360" w:lineRule="auto"/>
        <w:ind w:firstLine="1134"/>
        <w:jc w:val="both"/>
        <w:rPr>
          <w:rFonts w:ascii="Arial" w:hAnsi="Arial" w:cs="Arial"/>
          <w:sz w:val="24"/>
          <w:szCs w:val="24"/>
        </w:rPr>
      </w:pPr>
    </w:p>
    <w:p w:rsidR="004C6894" w:rsidRDefault="004C6894" w:rsidP="004C6894">
      <w:pPr>
        <w:spacing w:after="0" w:line="360" w:lineRule="auto"/>
        <w:ind w:firstLine="1134"/>
        <w:jc w:val="both"/>
        <w:rPr>
          <w:rFonts w:ascii="Arial" w:hAnsi="Arial" w:cs="Arial"/>
          <w:sz w:val="24"/>
          <w:szCs w:val="24"/>
        </w:rPr>
      </w:pPr>
      <w:r>
        <w:rPr>
          <w:rFonts w:ascii="Arial" w:hAnsi="Arial" w:cs="Arial"/>
          <w:sz w:val="24"/>
          <w:szCs w:val="24"/>
        </w:rPr>
        <w:t xml:space="preserve">A importância da contextualização do cenário é de supra importância no desenvolvimento da pesquisa, portanto nesta etapa está indicado as </w:t>
      </w:r>
      <w:r w:rsidRPr="004C6894">
        <w:rPr>
          <w:rFonts w:ascii="Arial" w:hAnsi="Arial" w:cs="Arial"/>
          <w:sz w:val="24"/>
          <w:szCs w:val="24"/>
        </w:rPr>
        <w:t>estratégia de escolha do portal e inferência de usabilidade</w:t>
      </w:r>
      <w:r>
        <w:rPr>
          <w:rFonts w:ascii="Arial" w:hAnsi="Arial" w:cs="Arial"/>
          <w:sz w:val="24"/>
          <w:szCs w:val="24"/>
        </w:rPr>
        <w:t xml:space="preserve">, a </w:t>
      </w:r>
      <w:r w:rsidRPr="004C6894">
        <w:rPr>
          <w:rFonts w:ascii="Arial" w:hAnsi="Arial" w:cs="Arial"/>
          <w:sz w:val="24"/>
          <w:szCs w:val="24"/>
        </w:rPr>
        <w:t>construção d</w:t>
      </w:r>
      <w:r>
        <w:rPr>
          <w:rFonts w:ascii="Arial" w:hAnsi="Arial" w:cs="Arial"/>
          <w:sz w:val="24"/>
          <w:szCs w:val="24"/>
        </w:rPr>
        <w:t>os</w:t>
      </w:r>
      <w:r w:rsidRPr="004C6894">
        <w:rPr>
          <w:rFonts w:ascii="Arial" w:hAnsi="Arial" w:cs="Arial"/>
          <w:sz w:val="24"/>
          <w:szCs w:val="24"/>
        </w:rPr>
        <w:t xml:space="preserve"> mapas conceituais do site da Prefeitura Municipal </w:t>
      </w:r>
      <w:r>
        <w:rPr>
          <w:rFonts w:ascii="Arial" w:hAnsi="Arial" w:cs="Arial"/>
          <w:sz w:val="24"/>
          <w:szCs w:val="24"/>
        </w:rPr>
        <w:t>d</w:t>
      </w:r>
      <w:r w:rsidRPr="004C6894">
        <w:rPr>
          <w:rFonts w:ascii="Arial" w:hAnsi="Arial" w:cs="Arial"/>
          <w:sz w:val="24"/>
          <w:szCs w:val="24"/>
        </w:rPr>
        <w:t>e Ivaiporã</w:t>
      </w:r>
      <w:r>
        <w:rPr>
          <w:rFonts w:ascii="Arial" w:hAnsi="Arial" w:cs="Arial"/>
          <w:sz w:val="24"/>
          <w:szCs w:val="24"/>
        </w:rPr>
        <w:t xml:space="preserve"> (portal objeto de pesquisa), </w:t>
      </w:r>
      <w:r w:rsidRPr="004C6894">
        <w:rPr>
          <w:rFonts w:ascii="Arial" w:hAnsi="Arial" w:cs="Arial"/>
          <w:sz w:val="24"/>
          <w:szCs w:val="24"/>
        </w:rPr>
        <w:t>formulação dos questionários</w:t>
      </w:r>
      <w:r>
        <w:rPr>
          <w:rFonts w:ascii="Arial" w:hAnsi="Arial" w:cs="Arial"/>
          <w:sz w:val="24"/>
          <w:szCs w:val="24"/>
        </w:rPr>
        <w:t xml:space="preserve">, </w:t>
      </w:r>
      <w:r w:rsidRPr="004C6894">
        <w:rPr>
          <w:rFonts w:ascii="Arial" w:hAnsi="Arial" w:cs="Arial"/>
          <w:sz w:val="24"/>
          <w:szCs w:val="24"/>
        </w:rPr>
        <w:t>aplicação dos questionários</w:t>
      </w:r>
      <w:r>
        <w:rPr>
          <w:rFonts w:ascii="Arial" w:hAnsi="Arial" w:cs="Arial"/>
          <w:sz w:val="24"/>
          <w:szCs w:val="24"/>
        </w:rPr>
        <w:t xml:space="preserve"> em duas etapas</w:t>
      </w:r>
      <w:r w:rsidRPr="004C6894">
        <w:rPr>
          <w:rFonts w:ascii="Arial" w:hAnsi="Arial" w:cs="Arial"/>
          <w:sz w:val="24"/>
          <w:szCs w:val="24"/>
        </w:rPr>
        <w:t>.</w:t>
      </w:r>
    </w:p>
    <w:p w:rsidR="00635CFA" w:rsidRPr="00F11D5C" w:rsidRDefault="007F682F" w:rsidP="00F11D5C">
      <w:pPr>
        <w:pStyle w:val="Ttulo2"/>
        <w:rPr>
          <w:rFonts w:ascii="Arial" w:hAnsi="Arial" w:cs="Arial"/>
          <w:b w:val="0"/>
          <w:sz w:val="24"/>
          <w:szCs w:val="24"/>
        </w:rPr>
      </w:pPr>
      <w:bookmarkStart w:id="34" w:name="_Toc371444562"/>
      <w:r w:rsidRPr="00F11D5C">
        <w:rPr>
          <w:rFonts w:ascii="Arial" w:hAnsi="Arial" w:cs="Arial"/>
          <w:b w:val="0"/>
          <w:sz w:val="24"/>
          <w:szCs w:val="24"/>
        </w:rPr>
        <w:t>7</w:t>
      </w:r>
      <w:r w:rsidR="00056662" w:rsidRPr="00F11D5C">
        <w:rPr>
          <w:rFonts w:ascii="Arial" w:hAnsi="Arial" w:cs="Arial"/>
          <w:b w:val="0"/>
          <w:sz w:val="24"/>
          <w:szCs w:val="24"/>
        </w:rPr>
        <w:t xml:space="preserve">.1 </w:t>
      </w:r>
      <w:r w:rsidRPr="00F11D5C">
        <w:rPr>
          <w:rFonts w:ascii="Arial" w:hAnsi="Arial" w:cs="Arial"/>
          <w:b w:val="0"/>
          <w:sz w:val="24"/>
          <w:szCs w:val="24"/>
        </w:rPr>
        <w:t>ESTRATÉGIA DE ESCOLHA</w:t>
      </w:r>
      <w:r w:rsidR="00733EB0" w:rsidRPr="00F11D5C">
        <w:rPr>
          <w:rFonts w:ascii="Arial" w:hAnsi="Arial" w:cs="Arial"/>
          <w:b w:val="0"/>
          <w:sz w:val="24"/>
          <w:szCs w:val="24"/>
        </w:rPr>
        <w:t xml:space="preserve"> DO PORTAL</w:t>
      </w:r>
      <w:r w:rsidRPr="00F11D5C">
        <w:rPr>
          <w:rFonts w:ascii="Arial" w:hAnsi="Arial" w:cs="Arial"/>
          <w:b w:val="0"/>
          <w:sz w:val="24"/>
          <w:szCs w:val="24"/>
        </w:rPr>
        <w:t xml:space="preserve"> E INFERÊNCIA DE USABILIDADE</w:t>
      </w:r>
      <w:r w:rsidR="00733EB0" w:rsidRPr="00F11D5C">
        <w:rPr>
          <w:rFonts w:ascii="Arial" w:hAnsi="Arial" w:cs="Arial"/>
          <w:b w:val="0"/>
          <w:sz w:val="24"/>
          <w:szCs w:val="24"/>
        </w:rPr>
        <w:t>.</w:t>
      </w:r>
      <w:bookmarkEnd w:id="34"/>
    </w:p>
    <w:p w:rsidR="00EB3D54" w:rsidRPr="00635CFA" w:rsidRDefault="00EB3D54" w:rsidP="00EB3D54">
      <w:pPr>
        <w:spacing w:after="0" w:line="360" w:lineRule="auto"/>
        <w:ind w:firstLine="720"/>
        <w:jc w:val="both"/>
        <w:rPr>
          <w:rFonts w:ascii="Arial" w:hAnsi="Arial" w:cs="Arial"/>
          <w:sz w:val="24"/>
          <w:szCs w:val="24"/>
        </w:rPr>
      </w:pPr>
    </w:p>
    <w:p w:rsidR="00635CFA" w:rsidRDefault="00635CFA" w:rsidP="00EB3D54">
      <w:pPr>
        <w:spacing w:after="0" w:line="360" w:lineRule="auto"/>
        <w:ind w:firstLine="1134"/>
        <w:jc w:val="both"/>
        <w:rPr>
          <w:rFonts w:ascii="Arial" w:hAnsi="Arial" w:cs="Arial"/>
          <w:sz w:val="24"/>
          <w:szCs w:val="24"/>
        </w:rPr>
      </w:pPr>
      <w:r w:rsidRPr="00635CFA">
        <w:rPr>
          <w:rFonts w:ascii="Arial" w:hAnsi="Arial" w:cs="Arial"/>
          <w:sz w:val="24"/>
          <w:szCs w:val="24"/>
        </w:rPr>
        <w:t xml:space="preserve">Para a análise de conteúdo e informação, o portal escolhido foi o site da Prefeitura Municipal de Ivaiporã </w:t>
      </w:r>
      <w:r w:rsidRPr="00741CF6">
        <w:rPr>
          <w:rFonts w:ascii="Arial" w:hAnsi="Arial" w:cs="Arial"/>
          <w:color w:val="000000"/>
          <w:sz w:val="24"/>
          <w:szCs w:val="24"/>
        </w:rPr>
        <w:t>(</w:t>
      </w:r>
      <w:hyperlink r:id="rId10" w:history="1">
        <w:r w:rsidRPr="00741CF6">
          <w:rPr>
            <w:rStyle w:val="Hyperlink"/>
            <w:rFonts w:ascii="Arial" w:hAnsi="Arial" w:cs="Arial"/>
            <w:color w:val="000000"/>
            <w:sz w:val="24"/>
            <w:szCs w:val="24"/>
            <w:u w:val="none"/>
          </w:rPr>
          <w:t>http://ivaipora.org/</w:t>
        </w:r>
      </w:hyperlink>
      <w:r w:rsidRPr="00635CFA">
        <w:rPr>
          <w:rFonts w:ascii="Arial" w:hAnsi="Arial" w:cs="Arial"/>
          <w:sz w:val="24"/>
          <w:szCs w:val="24"/>
        </w:rPr>
        <w:t>). A estratégia de escolha foi feita por se tratar de um portal de prestaçã</w:t>
      </w:r>
      <w:r w:rsidR="00AE3F8B">
        <w:rPr>
          <w:rFonts w:ascii="Arial" w:hAnsi="Arial" w:cs="Arial"/>
          <w:sz w:val="24"/>
          <w:szCs w:val="24"/>
        </w:rPr>
        <w:t>o de contas e serviços para a população.</w:t>
      </w:r>
      <w:r w:rsidRPr="00635CFA">
        <w:rPr>
          <w:rFonts w:ascii="Arial" w:hAnsi="Arial" w:cs="Arial"/>
          <w:sz w:val="24"/>
          <w:szCs w:val="24"/>
        </w:rPr>
        <w:t xml:space="preserve"> </w:t>
      </w:r>
      <w:r w:rsidR="00AE3F8B">
        <w:rPr>
          <w:rFonts w:ascii="Arial" w:hAnsi="Arial" w:cs="Arial"/>
          <w:sz w:val="24"/>
          <w:szCs w:val="24"/>
        </w:rPr>
        <w:t>Baseado</w:t>
      </w:r>
      <w:r w:rsidRPr="00635CFA">
        <w:rPr>
          <w:rFonts w:ascii="Arial" w:hAnsi="Arial" w:cs="Arial"/>
          <w:sz w:val="24"/>
          <w:szCs w:val="24"/>
        </w:rPr>
        <w:t xml:space="preserve"> no mecanismo de busca do site do </w:t>
      </w:r>
      <w:r w:rsidRPr="00635CFA">
        <w:rPr>
          <w:rFonts w:ascii="Arial" w:hAnsi="Arial" w:cs="Arial"/>
          <w:i/>
          <w:iCs/>
          <w:sz w:val="24"/>
          <w:szCs w:val="24"/>
        </w:rPr>
        <w:t>Google</w:t>
      </w:r>
      <w:r w:rsidRPr="00635CFA">
        <w:rPr>
          <w:rFonts w:ascii="Arial" w:hAnsi="Arial" w:cs="Arial"/>
          <w:sz w:val="24"/>
          <w:szCs w:val="24"/>
        </w:rPr>
        <w:t xml:space="preserve"> quanto a uma pesquisa realizada utilizando o nome da cidade (Ivaiporã), o site da prefeitura foi obtido como primeiro resultado de busca, como mostra a figura</w:t>
      </w:r>
      <w:r w:rsidR="00EF0E41">
        <w:rPr>
          <w:rFonts w:ascii="Arial" w:hAnsi="Arial" w:cs="Arial"/>
          <w:sz w:val="24"/>
          <w:szCs w:val="24"/>
        </w:rPr>
        <w:t xml:space="preserve"> 1</w:t>
      </w:r>
      <w:r w:rsidRPr="00635CFA">
        <w:rPr>
          <w:rFonts w:ascii="Arial" w:hAnsi="Arial" w:cs="Arial"/>
          <w:sz w:val="24"/>
          <w:szCs w:val="24"/>
        </w:rPr>
        <w:t xml:space="preserve"> a seguir:</w:t>
      </w:r>
    </w:p>
    <w:p w:rsidR="00C61233" w:rsidRPr="00635CFA" w:rsidRDefault="00C61233" w:rsidP="00C61233">
      <w:pPr>
        <w:spacing w:after="0" w:line="480" w:lineRule="auto"/>
        <w:ind w:firstLine="720"/>
        <w:jc w:val="both"/>
        <w:rPr>
          <w:rFonts w:ascii="Arial" w:hAnsi="Arial" w:cs="Arial"/>
          <w:sz w:val="24"/>
          <w:szCs w:val="24"/>
        </w:rPr>
      </w:pPr>
    </w:p>
    <w:p w:rsidR="00EF0E41" w:rsidRDefault="00EF0E41" w:rsidP="00EF0E41">
      <w:pPr>
        <w:pStyle w:val="Legenda"/>
        <w:keepNext/>
      </w:pPr>
    </w:p>
    <w:p w:rsidR="00EF0E41" w:rsidRPr="00EF0E41" w:rsidRDefault="00EF0E41" w:rsidP="00EF0E41"/>
    <w:tbl>
      <w:tblPr>
        <w:tblW w:w="5000" w:type="pct"/>
        <w:jc w:val="center"/>
        <w:tblLook w:val="04A0" w:firstRow="1" w:lastRow="0" w:firstColumn="1" w:lastColumn="0" w:noHBand="0" w:noVBand="1"/>
      </w:tblPr>
      <w:tblGrid>
        <w:gridCol w:w="9287"/>
      </w:tblGrid>
      <w:tr w:rsidR="00635CFA" w:rsidRPr="00741CF6" w:rsidTr="00EF0E41">
        <w:trPr>
          <w:trHeight w:val="272"/>
          <w:jc w:val="center"/>
        </w:trPr>
        <w:tc>
          <w:tcPr>
            <w:tcW w:w="5000" w:type="pct"/>
            <w:shd w:val="clear" w:color="auto" w:fill="auto"/>
            <w:vAlign w:val="center"/>
          </w:tcPr>
          <w:p w:rsidR="00EF0E41" w:rsidRPr="00EF0E41" w:rsidRDefault="00EF0E41" w:rsidP="00EF0E41">
            <w:pPr>
              <w:spacing w:after="0" w:line="240" w:lineRule="auto"/>
              <w:jc w:val="center"/>
              <w:rPr>
                <w:rFonts w:ascii="Arial" w:hAnsi="Arial" w:cs="Arial"/>
                <w:i/>
                <w:sz w:val="20"/>
                <w:szCs w:val="20"/>
              </w:rPr>
            </w:pPr>
            <w:bookmarkStart w:id="35" w:name="_Toc371424570"/>
            <w:r w:rsidRPr="00EF0E41">
              <w:rPr>
                <w:rFonts w:ascii="Arial" w:hAnsi="Arial" w:cs="Arial"/>
                <w:sz w:val="20"/>
                <w:szCs w:val="20"/>
              </w:rPr>
              <w:t xml:space="preserve">Figura </w:t>
            </w:r>
            <w:r w:rsidRPr="00EF0E41">
              <w:rPr>
                <w:rFonts w:ascii="Arial" w:hAnsi="Arial" w:cs="Arial"/>
                <w:sz w:val="20"/>
                <w:szCs w:val="20"/>
              </w:rPr>
              <w:fldChar w:fldCharType="begin"/>
            </w:r>
            <w:r w:rsidRPr="00EF0E41">
              <w:rPr>
                <w:rFonts w:ascii="Arial" w:hAnsi="Arial" w:cs="Arial"/>
                <w:sz w:val="20"/>
                <w:szCs w:val="20"/>
              </w:rPr>
              <w:instrText xml:space="preserve"> SEQ Figura \* ARABIC </w:instrText>
            </w:r>
            <w:r w:rsidRPr="00EF0E41">
              <w:rPr>
                <w:rFonts w:ascii="Arial" w:hAnsi="Arial" w:cs="Arial"/>
                <w:sz w:val="20"/>
                <w:szCs w:val="20"/>
              </w:rPr>
              <w:fldChar w:fldCharType="separate"/>
            </w:r>
            <w:r w:rsidR="00107A83">
              <w:rPr>
                <w:rFonts w:ascii="Arial" w:hAnsi="Arial" w:cs="Arial"/>
                <w:noProof/>
                <w:sz w:val="20"/>
                <w:szCs w:val="20"/>
              </w:rPr>
              <w:t>1</w:t>
            </w:r>
            <w:r w:rsidRPr="00EF0E41">
              <w:rPr>
                <w:rFonts w:ascii="Arial" w:hAnsi="Arial" w:cs="Arial"/>
                <w:sz w:val="20"/>
                <w:szCs w:val="20"/>
              </w:rPr>
              <w:fldChar w:fldCharType="end"/>
            </w:r>
            <w:r w:rsidRPr="00EF0E41">
              <w:rPr>
                <w:rFonts w:ascii="Arial" w:hAnsi="Arial" w:cs="Arial"/>
                <w:sz w:val="20"/>
                <w:szCs w:val="20"/>
              </w:rPr>
              <w:t xml:space="preserve">- Resultado de pesquisa por palavra chave "Ivaiporã" pelo buscador do </w:t>
            </w:r>
            <w:r w:rsidRPr="00EF0E41">
              <w:rPr>
                <w:rFonts w:ascii="Arial" w:hAnsi="Arial" w:cs="Arial"/>
                <w:i/>
                <w:sz w:val="20"/>
                <w:szCs w:val="20"/>
              </w:rPr>
              <w:t>Google.</w:t>
            </w:r>
            <w:bookmarkEnd w:id="35"/>
          </w:p>
        </w:tc>
      </w:tr>
      <w:tr w:rsidR="00635CFA" w:rsidRPr="00741CF6" w:rsidTr="00EF0E41">
        <w:trPr>
          <w:jc w:val="center"/>
        </w:trPr>
        <w:tc>
          <w:tcPr>
            <w:tcW w:w="5000" w:type="pct"/>
            <w:shd w:val="clear" w:color="auto" w:fill="auto"/>
          </w:tcPr>
          <w:p w:rsidR="00635CFA" w:rsidRPr="00741CF6" w:rsidRDefault="00143A85" w:rsidP="00EF0E41">
            <w:pPr>
              <w:spacing w:after="0" w:line="240" w:lineRule="auto"/>
              <w:rPr>
                <w:sz w:val="24"/>
                <w:szCs w:val="24"/>
              </w:rPr>
            </w:pPr>
            <w:r>
              <w:rPr>
                <w:noProof/>
                <w:sz w:val="24"/>
                <w:szCs w:val="24"/>
                <w:lang w:eastAsia="pt-BR"/>
              </w:rPr>
              <w:drawing>
                <wp:inline distT="0" distB="0" distL="0" distR="0" wp14:anchorId="2A0E961F" wp14:editId="0CA1F310">
                  <wp:extent cx="5391150" cy="3162300"/>
                  <wp:effectExtent l="0" t="0" r="0" b="0"/>
                  <wp:docPr id="2" name="Imagem 2" descr="busca01_google_ivaipor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ca01_google_ivaipora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tc>
      </w:tr>
      <w:tr w:rsidR="00635CFA" w:rsidRPr="00741CF6" w:rsidTr="00EF0E41">
        <w:trPr>
          <w:trHeight w:val="272"/>
          <w:jc w:val="center"/>
        </w:trPr>
        <w:tc>
          <w:tcPr>
            <w:tcW w:w="5000" w:type="pct"/>
            <w:shd w:val="clear" w:color="auto" w:fill="auto"/>
          </w:tcPr>
          <w:p w:rsidR="00635CFA" w:rsidRPr="00741CF6" w:rsidRDefault="00635CFA" w:rsidP="00EF0E41">
            <w:pPr>
              <w:spacing w:after="0" w:line="240" w:lineRule="auto"/>
              <w:jc w:val="center"/>
              <w:rPr>
                <w:rFonts w:ascii="Arial" w:hAnsi="Arial" w:cs="Arial"/>
                <w:sz w:val="24"/>
                <w:szCs w:val="24"/>
              </w:rPr>
            </w:pPr>
            <w:r w:rsidRPr="00741CF6">
              <w:rPr>
                <w:rFonts w:ascii="Arial" w:hAnsi="Arial" w:cs="Arial"/>
                <w:sz w:val="20"/>
                <w:szCs w:val="20"/>
              </w:rPr>
              <w:t xml:space="preserve">Fonte: Site do Google. Acessado em: 20-06-13, </w:t>
            </w:r>
            <w:r w:rsidR="00C61233" w:rsidRPr="00741CF6">
              <w:rPr>
                <w:rFonts w:ascii="Arial" w:hAnsi="Arial" w:cs="Arial"/>
                <w:sz w:val="20"/>
                <w:szCs w:val="20"/>
              </w:rPr>
              <w:t>11h26min</w:t>
            </w:r>
            <w:r w:rsidRPr="00741CF6">
              <w:rPr>
                <w:rFonts w:ascii="Arial" w:hAnsi="Arial" w:cs="Arial"/>
                <w:sz w:val="20"/>
                <w:szCs w:val="20"/>
              </w:rPr>
              <w:t>.</w:t>
            </w:r>
          </w:p>
        </w:tc>
      </w:tr>
    </w:tbl>
    <w:p w:rsidR="00FA1B70" w:rsidRDefault="00FA1B70" w:rsidP="00C61233">
      <w:pPr>
        <w:spacing w:after="0"/>
        <w:ind w:firstLine="709"/>
        <w:jc w:val="both"/>
        <w:rPr>
          <w:rFonts w:ascii="Arial" w:hAnsi="Arial" w:cs="Arial"/>
          <w:sz w:val="24"/>
          <w:szCs w:val="24"/>
        </w:rPr>
      </w:pPr>
    </w:p>
    <w:p w:rsidR="00043FE4" w:rsidRDefault="00C61233" w:rsidP="00EB3D54">
      <w:pPr>
        <w:spacing w:after="0" w:line="360" w:lineRule="auto"/>
        <w:ind w:firstLine="1134"/>
        <w:jc w:val="both"/>
        <w:rPr>
          <w:rFonts w:ascii="Arial" w:hAnsi="Arial" w:cs="Arial"/>
          <w:sz w:val="24"/>
          <w:szCs w:val="24"/>
        </w:rPr>
      </w:pPr>
      <w:r>
        <w:rPr>
          <w:rFonts w:ascii="Arial" w:hAnsi="Arial" w:cs="Arial"/>
          <w:sz w:val="24"/>
          <w:szCs w:val="24"/>
        </w:rPr>
        <w:t xml:space="preserve">Ao acessar o link do resultado da pesquisa, foi disponibilizada a página da Prefeitura Municipal de Ivaiporã: </w:t>
      </w:r>
    </w:p>
    <w:p w:rsidR="00EF0E41" w:rsidRDefault="00EF0E41" w:rsidP="00EF0E41">
      <w:pPr>
        <w:pStyle w:val="Legenda"/>
        <w:keepNext/>
      </w:pPr>
    </w:p>
    <w:tbl>
      <w:tblPr>
        <w:tblW w:w="0" w:type="auto"/>
        <w:tblLook w:val="04A0" w:firstRow="1" w:lastRow="0" w:firstColumn="1" w:lastColumn="0" w:noHBand="0" w:noVBand="1"/>
      </w:tblPr>
      <w:tblGrid>
        <w:gridCol w:w="8712"/>
      </w:tblGrid>
      <w:tr w:rsidR="00C61233" w:rsidRPr="00EF0E41" w:rsidTr="00EF0E41">
        <w:tc>
          <w:tcPr>
            <w:tcW w:w="8712" w:type="dxa"/>
            <w:shd w:val="clear" w:color="auto" w:fill="auto"/>
          </w:tcPr>
          <w:p w:rsidR="00C61233" w:rsidRPr="00EF0E41" w:rsidRDefault="00EF0E41" w:rsidP="00EF0E41">
            <w:pPr>
              <w:spacing w:after="0" w:line="240" w:lineRule="auto"/>
              <w:jc w:val="center"/>
              <w:rPr>
                <w:rFonts w:ascii="Arial" w:hAnsi="Arial" w:cs="Arial"/>
                <w:sz w:val="20"/>
                <w:szCs w:val="20"/>
              </w:rPr>
            </w:pPr>
            <w:bookmarkStart w:id="36" w:name="_Toc371424571"/>
            <w:r w:rsidRPr="00EF0E41">
              <w:rPr>
                <w:rFonts w:ascii="Arial" w:hAnsi="Arial" w:cs="Arial"/>
                <w:sz w:val="20"/>
                <w:szCs w:val="20"/>
              </w:rPr>
              <w:t xml:space="preserve">Figura </w:t>
            </w:r>
            <w:r w:rsidRPr="00EF0E41">
              <w:rPr>
                <w:rFonts w:ascii="Arial" w:hAnsi="Arial" w:cs="Arial"/>
                <w:sz w:val="20"/>
                <w:szCs w:val="20"/>
              </w:rPr>
              <w:fldChar w:fldCharType="begin"/>
            </w:r>
            <w:r w:rsidRPr="00EF0E41">
              <w:rPr>
                <w:rFonts w:ascii="Arial" w:hAnsi="Arial" w:cs="Arial"/>
                <w:sz w:val="20"/>
                <w:szCs w:val="20"/>
              </w:rPr>
              <w:instrText xml:space="preserve"> SEQ Figura \* ARABIC </w:instrText>
            </w:r>
            <w:r w:rsidRPr="00EF0E41">
              <w:rPr>
                <w:rFonts w:ascii="Arial" w:hAnsi="Arial" w:cs="Arial"/>
                <w:sz w:val="20"/>
                <w:szCs w:val="20"/>
              </w:rPr>
              <w:fldChar w:fldCharType="separate"/>
            </w:r>
            <w:r w:rsidR="00107A83">
              <w:rPr>
                <w:rFonts w:ascii="Arial" w:hAnsi="Arial" w:cs="Arial"/>
                <w:noProof/>
                <w:sz w:val="20"/>
                <w:szCs w:val="20"/>
              </w:rPr>
              <w:t>2</w:t>
            </w:r>
            <w:r w:rsidRPr="00EF0E41">
              <w:rPr>
                <w:rFonts w:ascii="Arial" w:hAnsi="Arial" w:cs="Arial"/>
                <w:sz w:val="20"/>
                <w:szCs w:val="20"/>
              </w:rPr>
              <w:fldChar w:fldCharType="end"/>
            </w:r>
            <w:r w:rsidRPr="00EF0E41">
              <w:rPr>
                <w:rFonts w:ascii="Arial" w:hAnsi="Arial" w:cs="Arial"/>
                <w:sz w:val="20"/>
                <w:szCs w:val="20"/>
              </w:rPr>
              <w:t>- Resultado de busca: portal da Prefeitura Municipal de Ivaiporã</w:t>
            </w:r>
            <w:r w:rsidRPr="00EF0E41">
              <w:rPr>
                <w:rFonts w:ascii="Arial" w:hAnsi="Arial" w:cs="Arial"/>
                <w:noProof/>
                <w:sz w:val="20"/>
                <w:szCs w:val="20"/>
              </w:rPr>
              <w:t>.</w:t>
            </w:r>
            <w:bookmarkEnd w:id="36"/>
          </w:p>
        </w:tc>
      </w:tr>
      <w:tr w:rsidR="00C61233" w:rsidRPr="00EF0E41" w:rsidTr="00EF0E41">
        <w:tc>
          <w:tcPr>
            <w:tcW w:w="8712" w:type="dxa"/>
            <w:shd w:val="clear" w:color="auto" w:fill="auto"/>
            <w:vAlign w:val="center"/>
          </w:tcPr>
          <w:p w:rsidR="00C61233" w:rsidRPr="00EF0E41" w:rsidRDefault="00143A85" w:rsidP="00EF0E41">
            <w:pPr>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3BF67173" wp14:editId="786B0AF0">
                  <wp:extent cx="5391150" cy="3162300"/>
                  <wp:effectExtent l="0" t="0" r="0" b="0"/>
                  <wp:docPr id="3" name="Imagem 3"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tc>
      </w:tr>
      <w:tr w:rsidR="00C61233" w:rsidRPr="00EF0E41" w:rsidTr="00EF0E41">
        <w:tc>
          <w:tcPr>
            <w:tcW w:w="8712" w:type="dxa"/>
            <w:shd w:val="clear" w:color="auto" w:fill="auto"/>
          </w:tcPr>
          <w:p w:rsidR="00C61233" w:rsidRPr="00EF0E41" w:rsidRDefault="00C61233" w:rsidP="00EF0E41">
            <w:pPr>
              <w:spacing w:after="0" w:line="240" w:lineRule="auto"/>
              <w:jc w:val="center"/>
              <w:rPr>
                <w:rFonts w:ascii="Arial" w:hAnsi="Arial" w:cs="Arial"/>
                <w:sz w:val="20"/>
                <w:szCs w:val="20"/>
              </w:rPr>
            </w:pPr>
            <w:r w:rsidRPr="00EF0E41">
              <w:rPr>
                <w:rFonts w:ascii="Arial" w:hAnsi="Arial" w:cs="Arial"/>
                <w:sz w:val="20"/>
                <w:szCs w:val="20"/>
              </w:rPr>
              <w:t>Fonte: Portal da Prefeitura Municipal de Ivaiporã. Acessado em: 2</w:t>
            </w:r>
            <w:r w:rsidR="006B3F6C" w:rsidRPr="00EF0E41">
              <w:rPr>
                <w:rFonts w:ascii="Arial" w:hAnsi="Arial" w:cs="Arial"/>
                <w:sz w:val="20"/>
                <w:szCs w:val="20"/>
              </w:rPr>
              <w:t>8/</w:t>
            </w:r>
            <w:r w:rsidRPr="00EF0E41">
              <w:rPr>
                <w:rFonts w:ascii="Arial" w:hAnsi="Arial" w:cs="Arial"/>
                <w:sz w:val="20"/>
                <w:szCs w:val="20"/>
              </w:rPr>
              <w:t>06</w:t>
            </w:r>
            <w:r w:rsidR="006B3F6C" w:rsidRPr="00EF0E41">
              <w:rPr>
                <w:rFonts w:ascii="Arial" w:hAnsi="Arial" w:cs="Arial"/>
                <w:sz w:val="20"/>
                <w:szCs w:val="20"/>
              </w:rPr>
              <w:t>/</w:t>
            </w:r>
            <w:r w:rsidRPr="00EF0E41">
              <w:rPr>
                <w:rFonts w:ascii="Arial" w:hAnsi="Arial" w:cs="Arial"/>
                <w:sz w:val="20"/>
                <w:szCs w:val="20"/>
              </w:rPr>
              <w:t>2013, 13h50min.</w:t>
            </w:r>
          </w:p>
        </w:tc>
      </w:tr>
    </w:tbl>
    <w:p w:rsidR="00C61233" w:rsidRDefault="00C61233" w:rsidP="00C61233">
      <w:pPr>
        <w:spacing w:after="0"/>
        <w:ind w:firstLine="709"/>
        <w:jc w:val="both"/>
        <w:rPr>
          <w:sz w:val="24"/>
          <w:szCs w:val="24"/>
        </w:rPr>
      </w:pPr>
    </w:p>
    <w:p w:rsidR="007D59B4" w:rsidRDefault="006567CB" w:rsidP="00EB3D54">
      <w:pPr>
        <w:spacing w:after="0" w:line="360" w:lineRule="auto"/>
        <w:ind w:firstLine="1134"/>
        <w:jc w:val="both"/>
        <w:rPr>
          <w:rFonts w:ascii="Arial" w:hAnsi="Arial" w:cs="Arial"/>
          <w:sz w:val="24"/>
          <w:szCs w:val="24"/>
        </w:rPr>
      </w:pPr>
      <w:r>
        <w:rPr>
          <w:rFonts w:ascii="Arial" w:hAnsi="Arial" w:cs="Arial"/>
          <w:sz w:val="24"/>
          <w:szCs w:val="24"/>
        </w:rPr>
        <w:lastRenderedPageBreak/>
        <w:t xml:space="preserve">Levando em consideração que toda atividade exercida na cidade precisa ser registrada e veiculada, visto que, essa é uma das características primordiais para o uso do portal, </w:t>
      </w:r>
      <w:r w:rsidR="007D59B4" w:rsidRPr="007D59B4">
        <w:rPr>
          <w:rFonts w:ascii="Arial" w:hAnsi="Arial" w:cs="Arial"/>
          <w:sz w:val="24"/>
          <w:szCs w:val="24"/>
        </w:rPr>
        <w:t>realiz</w:t>
      </w:r>
      <w:r>
        <w:rPr>
          <w:rFonts w:ascii="Arial" w:hAnsi="Arial" w:cs="Arial"/>
          <w:sz w:val="24"/>
          <w:szCs w:val="24"/>
        </w:rPr>
        <w:t>ou-se</w:t>
      </w:r>
      <w:r w:rsidR="007D59B4" w:rsidRPr="007D59B4">
        <w:rPr>
          <w:rFonts w:ascii="Arial" w:hAnsi="Arial" w:cs="Arial"/>
          <w:sz w:val="24"/>
          <w:szCs w:val="24"/>
        </w:rPr>
        <w:t xml:space="preserve"> uma busca pelo site através da opção “Pesquise no site” com o termo “emprego”, na procura de informações de empresas que possuem vagas para contratar, as informações disponíveis</w:t>
      </w:r>
      <w:r w:rsidR="00E15B2E">
        <w:rPr>
          <w:rFonts w:ascii="Arial" w:hAnsi="Arial" w:cs="Arial"/>
          <w:sz w:val="24"/>
          <w:szCs w:val="24"/>
        </w:rPr>
        <w:t>,</w:t>
      </w:r>
      <w:r w:rsidR="007D59B4" w:rsidRPr="007D59B4">
        <w:rPr>
          <w:rFonts w:ascii="Arial" w:hAnsi="Arial" w:cs="Arial"/>
          <w:sz w:val="24"/>
          <w:szCs w:val="24"/>
        </w:rPr>
        <w:t xml:space="preserve"> como resultado de busca dadas foram as seguintes:</w:t>
      </w:r>
    </w:p>
    <w:p w:rsidR="00E15B2E" w:rsidRPr="007D59B4" w:rsidRDefault="00E15B2E" w:rsidP="00EB3D54">
      <w:pPr>
        <w:spacing w:after="0" w:line="360" w:lineRule="auto"/>
        <w:ind w:firstLine="1134"/>
        <w:jc w:val="both"/>
        <w:rPr>
          <w:rFonts w:ascii="Arial" w:hAnsi="Arial" w:cs="Arial"/>
          <w:sz w:val="24"/>
          <w:szCs w:val="24"/>
        </w:rPr>
      </w:pPr>
    </w:p>
    <w:tbl>
      <w:tblPr>
        <w:tblW w:w="5000" w:type="pct"/>
        <w:jc w:val="center"/>
        <w:tblLook w:val="04A0" w:firstRow="1" w:lastRow="0" w:firstColumn="1" w:lastColumn="0" w:noHBand="0" w:noVBand="1"/>
      </w:tblPr>
      <w:tblGrid>
        <w:gridCol w:w="9287"/>
      </w:tblGrid>
      <w:tr w:rsidR="004860D7" w:rsidRPr="00E15B2E" w:rsidTr="00572B5E">
        <w:trPr>
          <w:cantSplit/>
          <w:trHeight w:val="499"/>
          <w:jc w:val="center"/>
        </w:trPr>
        <w:tc>
          <w:tcPr>
            <w:tcW w:w="5000" w:type="pct"/>
            <w:shd w:val="clear" w:color="auto" w:fill="auto"/>
            <w:vAlign w:val="bottom"/>
          </w:tcPr>
          <w:p w:rsidR="00E15B2E" w:rsidRDefault="00E15B2E" w:rsidP="00E15B2E">
            <w:pPr>
              <w:spacing w:after="0" w:line="240" w:lineRule="auto"/>
              <w:jc w:val="center"/>
              <w:rPr>
                <w:rFonts w:ascii="Arial" w:hAnsi="Arial" w:cs="Arial"/>
                <w:sz w:val="20"/>
                <w:szCs w:val="20"/>
              </w:rPr>
            </w:pPr>
          </w:p>
          <w:p w:rsidR="00E15B2E" w:rsidRPr="00E15B2E" w:rsidRDefault="00E15B2E" w:rsidP="00E15B2E">
            <w:pPr>
              <w:spacing w:after="0" w:line="240" w:lineRule="auto"/>
              <w:jc w:val="center"/>
              <w:rPr>
                <w:rFonts w:ascii="Arial" w:hAnsi="Arial" w:cs="Arial"/>
                <w:sz w:val="20"/>
                <w:szCs w:val="20"/>
              </w:rPr>
            </w:pPr>
            <w:bookmarkStart w:id="37" w:name="_Toc371424572"/>
            <w:r w:rsidRPr="00E15B2E">
              <w:rPr>
                <w:rFonts w:ascii="Arial" w:hAnsi="Arial" w:cs="Arial"/>
                <w:sz w:val="20"/>
                <w:szCs w:val="20"/>
              </w:rPr>
              <w:t xml:space="preserve">Figura </w:t>
            </w:r>
            <w:r w:rsidRPr="00E15B2E">
              <w:rPr>
                <w:rFonts w:ascii="Arial" w:hAnsi="Arial" w:cs="Arial"/>
                <w:sz w:val="20"/>
                <w:szCs w:val="20"/>
              </w:rPr>
              <w:fldChar w:fldCharType="begin"/>
            </w:r>
            <w:r w:rsidRPr="00E15B2E">
              <w:rPr>
                <w:rFonts w:ascii="Arial" w:hAnsi="Arial" w:cs="Arial"/>
                <w:sz w:val="20"/>
                <w:szCs w:val="20"/>
              </w:rPr>
              <w:instrText xml:space="preserve"> SEQ Figura \* ARABIC </w:instrText>
            </w:r>
            <w:r w:rsidRPr="00E15B2E">
              <w:rPr>
                <w:rFonts w:ascii="Arial" w:hAnsi="Arial" w:cs="Arial"/>
                <w:sz w:val="20"/>
                <w:szCs w:val="20"/>
              </w:rPr>
              <w:fldChar w:fldCharType="separate"/>
            </w:r>
            <w:r w:rsidR="00107A83">
              <w:rPr>
                <w:rFonts w:ascii="Arial" w:hAnsi="Arial" w:cs="Arial"/>
                <w:noProof/>
                <w:sz w:val="20"/>
                <w:szCs w:val="20"/>
              </w:rPr>
              <w:t>3</w:t>
            </w:r>
            <w:r w:rsidRPr="00E15B2E">
              <w:rPr>
                <w:rFonts w:ascii="Arial" w:hAnsi="Arial" w:cs="Arial"/>
                <w:sz w:val="20"/>
                <w:szCs w:val="20"/>
              </w:rPr>
              <w:fldChar w:fldCharType="end"/>
            </w:r>
            <w:r w:rsidRPr="00E15B2E">
              <w:rPr>
                <w:rFonts w:ascii="Arial" w:hAnsi="Arial" w:cs="Arial"/>
                <w:sz w:val="20"/>
                <w:szCs w:val="20"/>
              </w:rPr>
              <w:t xml:space="preserve"> - Pesquisa por “emprego” através do recurso “Pesquise no site”.</w:t>
            </w:r>
            <w:bookmarkEnd w:id="37"/>
          </w:p>
        </w:tc>
      </w:tr>
      <w:tr w:rsidR="004860D7" w:rsidRPr="00E15B2E" w:rsidTr="00572B5E">
        <w:trPr>
          <w:jc w:val="center"/>
        </w:trPr>
        <w:tc>
          <w:tcPr>
            <w:tcW w:w="5000" w:type="pct"/>
            <w:shd w:val="clear" w:color="auto" w:fill="auto"/>
            <w:vAlign w:val="center"/>
          </w:tcPr>
          <w:p w:rsidR="004860D7" w:rsidRPr="00E15B2E" w:rsidRDefault="00143A85" w:rsidP="00E15B2E">
            <w:pPr>
              <w:spacing w:after="0" w:line="240" w:lineRule="auto"/>
              <w:rPr>
                <w:rFonts w:ascii="Arial" w:hAnsi="Arial" w:cs="Arial"/>
                <w:sz w:val="20"/>
                <w:szCs w:val="20"/>
              </w:rPr>
            </w:pPr>
            <w:r>
              <w:rPr>
                <w:rFonts w:ascii="Arial" w:hAnsi="Arial" w:cs="Arial"/>
                <w:noProof/>
                <w:sz w:val="20"/>
                <w:szCs w:val="20"/>
                <w:lang w:eastAsia="pt-BR"/>
              </w:rPr>
              <w:drawing>
                <wp:inline distT="0" distB="0" distL="0" distR="0" wp14:anchorId="3D8F81F0" wp14:editId="4578ABA1">
                  <wp:extent cx="5400675" cy="3152775"/>
                  <wp:effectExtent l="0" t="0" r="0" b="0"/>
                  <wp:docPr id="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152775"/>
                          </a:xfrm>
                          <a:prstGeom prst="rect">
                            <a:avLst/>
                          </a:prstGeom>
                          <a:noFill/>
                          <a:ln>
                            <a:noFill/>
                          </a:ln>
                        </pic:spPr>
                      </pic:pic>
                    </a:graphicData>
                  </a:graphic>
                </wp:inline>
              </w:drawing>
            </w:r>
          </w:p>
        </w:tc>
      </w:tr>
      <w:tr w:rsidR="004860D7" w:rsidRPr="00E15B2E" w:rsidTr="00572B5E">
        <w:trPr>
          <w:trHeight w:val="272"/>
          <w:jc w:val="center"/>
        </w:trPr>
        <w:tc>
          <w:tcPr>
            <w:tcW w:w="5000" w:type="pct"/>
            <w:shd w:val="clear" w:color="auto" w:fill="auto"/>
            <w:vAlign w:val="center"/>
          </w:tcPr>
          <w:p w:rsidR="004860D7" w:rsidRPr="00E15B2E" w:rsidRDefault="004860D7" w:rsidP="00E15B2E">
            <w:pPr>
              <w:spacing w:after="0" w:line="240" w:lineRule="auto"/>
              <w:jc w:val="center"/>
              <w:rPr>
                <w:rFonts w:ascii="Arial" w:hAnsi="Arial" w:cs="Arial"/>
                <w:sz w:val="20"/>
                <w:szCs w:val="20"/>
              </w:rPr>
            </w:pPr>
            <w:r w:rsidRPr="00E15B2E">
              <w:rPr>
                <w:rFonts w:ascii="Arial" w:hAnsi="Arial" w:cs="Arial"/>
                <w:sz w:val="20"/>
                <w:szCs w:val="20"/>
              </w:rPr>
              <w:t>Fonte: Portal da prefeitura Munic</w:t>
            </w:r>
            <w:r w:rsidR="006B3F6C" w:rsidRPr="00E15B2E">
              <w:rPr>
                <w:rFonts w:ascii="Arial" w:hAnsi="Arial" w:cs="Arial"/>
                <w:sz w:val="20"/>
                <w:szCs w:val="20"/>
              </w:rPr>
              <w:t>ipal de Ivaiporã. Acessado em 28/06</w:t>
            </w:r>
            <w:r w:rsidRPr="00E15B2E">
              <w:rPr>
                <w:rFonts w:ascii="Arial" w:hAnsi="Arial" w:cs="Arial"/>
                <w:sz w:val="20"/>
                <w:szCs w:val="20"/>
              </w:rPr>
              <w:t>/2013. 08h09min.</w:t>
            </w:r>
          </w:p>
        </w:tc>
      </w:tr>
    </w:tbl>
    <w:p w:rsidR="002C0633" w:rsidRDefault="002C0633" w:rsidP="00EB3D54">
      <w:pPr>
        <w:pStyle w:val="Ttulo2"/>
        <w:shd w:val="clear" w:color="auto" w:fill="FFFFFF"/>
        <w:spacing w:before="0" w:line="360" w:lineRule="auto"/>
        <w:ind w:firstLine="1134"/>
        <w:jc w:val="both"/>
        <w:textAlignment w:val="baseline"/>
        <w:rPr>
          <w:rFonts w:ascii="Arial" w:hAnsi="Arial" w:cs="Arial"/>
          <w:b w:val="0"/>
          <w:sz w:val="24"/>
          <w:szCs w:val="24"/>
          <w:lang w:val="pt-BR"/>
        </w:rPr>
      </w:pPr>
    </w:p>
    <w:p w:rsidR="00BC7023" w:rsidRDefault="00BA38EC" w:rsidP="00EB3D54">
      <w:pPr>
        <w:pStyle w:val="Ttulo2"/>
        <w:shd w:val="clear" w:color="auto" w:fill="FFFFFF"/>
        <w:spacing w:before="0" w:line="360" w:lineRule="auto"/>
        <w:ind w:firstLine="1134"/>
        <w:jc w:val="both"/>
        <w:textAlignment w:val="baseline"/>
        <w:rPr>
          <w:rFonts w:ascii="Arial" w:hAnsi="Arial" w:cs="Arial"/>
          <w:b w:val="0"/>
          <w:sz w:val="24"/>
          <w:szCs w:val="24"/>
        </w:rPr>
      </w:pPr>
      <w:bookmarkStart w:id="38" w:name="_Toc371419786"/>
      <w:bookmarkStart w:id="39" w:name="_Toc371420115"/>
      <w:bookmarkStart w:id="40" w:name="_Toc371420227"/>
      <w:bookmarkStart w:id="41" w:name="_Toc371420546"/>
      <w:bookmarkStart w:id="42" w:name="_Toc371422296"/>
      <w:bookmarkStart w:id="43" w:name="_Toc371422344"/>
      <w:bookmarkStart w:id="44" w:name="_Toc371422563"/>
      <w:bookmarkStart w:id="45" w:name="_Toc371422921"/>
      <w:bookmarkStart w:id="46" w:name="_Toc371432376"/>
      <w:bookmarkStart w:id="47" w:name="_Toc371436062"/>
      <w:bookmarkStart w:id="48" w:name="_Toc371436153"/>
      <w:bookmarkStart w:id="49" w:name="_Toc371444563"/>
      <w:r>
        <w:rPr>
          <w:rFonts w:ascii="Arial" w:hAnsi="Arial" w:cs="Arial"/>
          <w:b w:val="0"/>
          <w:sz w:val="24"/>
          <w:szCs w:val="24"/>
          <w:lang w:val="pt-BR"/>
        </w:rPr>
        <w:t>Na figura 3 é possível visualizar que o</w:t>
      </w:r>
      <w:r w:rsidR="00F87383">
        <w:rPr>
          <w:rFonts w:ascii="Arial" w:hAnsi="Arial" w:cs="Arial"/>
          <w:b w:val="0"/>
          <w:sz w:val="24"/>
          <w:szCs w:val="24"/>
        </w:rPr>
        <w:t>s dois primeiros resultados da página</w:t>
      </w:r>
      <w:r w:rsidR="00C47516" w:rsidRPr="00741CF6">
        <w:rPr>
          <w:rFonts w:ascii="Arial" w:hAnsi="Arial" w:cs="Arial"/>
          <w:b w:val="0"/>
          <w:sz w:val="24"/>
          <w:szCs w:val="24"/>
        </w:rPr>
        <w:t xml:space="preserve"> </w:t>
      </w:r>
      <w:r w:rsidR="00BC7023" w:rsidRPr="00741CF6">
        <w:rPr>
          <w:rFonts w:ascii="Arial" w:hAnsi="Arial" w:cs="Arial"/>
          <w:b w:val="0"/>
          <w:sz w:val="24"/>
          <w:szCs w:val="24"/>
        </w:rPr>
        <w:t>a respeito da pesquisa feita por</w:t>
      </w:r>
      <w:r w:rsidR="00C47516" w:rsidRPr="00741CF6">
        <w:rPr>
          <w:rFonts w:ascii="Arial" w:hAnsi="Arial" w:cs="Arial"/>
          <w:b w:val="0"/>
          <w:sz w:val="24"/>
          <w:szCs w:val="24"/>
        </w:rPr>
        <w:t xml:space="preserve"> emprego tratava</w:t>
      </w:r>
      <w:r w:rsidR="006176E1" w:rsidRPr="00741CF6">
        <w:rPr>
          <w:rFonts w:ascii="Arial" w:hAnsi="Arial" w:cs="Arial"/>
          <w:b w:val="0"/>
          <w:sz w:val="24"/>
          <w:szCs w:val="24"/>
        </w:rPr>
        <w:t>m</w:t>
      </w:r>
      <w:r w:rsidR="00C47516" w:rsidRPr="00741CF6">
        <w:rPr>
          <w:rFonts w:ascii="Arial" w:hAnsi="Arial" w:cs="Arial"/>
          <w:b w:val="0"/>
          <w:sz w:val="24"/>
          <w:szCs w:val="24"/>
        </w:rPr>
        <w:t xml:space="preserve"> d</w:t>
      </w:r>
      <w:r w:rsidR="00BC7023" w:rsidRPr="00741CF6">
        <w:rPr>
          <w:rFonts w:ascii="Arial" w:hAnsi="Arial" w:cs="Arial"/>
          <w:b w:val="0"/>
          <w:sz w:val="24"/>
          <w:szCs w:val="24"/>
        </w:rPr>
        <w:t xml:space="preserve">o </w:t>
      </w:r>
      <w:r w:rsidR="00BC7023" w:rsidRPr="00741CF6">
        <w:rPr>
          <w:rFonts w:ascii="Arial" w:hAnsi="Arial" w:cs="Arial"/>
          <w:b w:val="0"/>
          <w:sz w:val="24"/>
          <w:szCs w:val="24"/>
          <w:bdr w:val="none" w:sz="0" w:space="0" w:color="auto" w:frame="1"/>
        </w:rPr>
        <w:t>Departamento Municipal de Meio Ambiente, trazendo a notícia de que utilizará ônibus na coleta de material reciclável</w:t>
      </w:r>
      <w:r w:rsidR="00BC7023" w:rsidRPr="00741CF6">
        <w:rPr>
          <w:rFonts w:ascii="Arial" w:hAnsi="Arial" w:cs="Arial"/>
          <w:b w:val="0"/>
          <w:sz w:val="24"/>
          <w:szCs w:val="24"/>
        </w:rPr>
        <w:t xml:space="preserve"> (</w:t>
      </w:r>
      <w:r w:rsidR="00BC7023" w:rsidRPr="00BC7023">
        <w:rPr>
          <w:rFonts w:ascii="Arial" w:hAnsi="Arial" w:cs="Arial"/>
          <w:b w:val="0"/>
          <w:sz w:val="24"/>
          <w:szCs w:val="24"/>
        </w:rPr>
        <w:t>http://ivaipora.org/2013/06/27/departamento-municipal-de-meio-ambiente-utilizara-onibus-na-coleta-de-material-reciclavel/</w:t>
      </w:r>
      <w:r w:rsidR="00BC7023" w:rsidRPr="00741CF6">
        <w:rPr>
          <w:rFonts w:ascii="Arial" w:hAnsi="Arial" w:cs="Arial"/>
          <w:b w:val="0"/>
          <w:sz w:val="24"/>
          <w:szCs w:val="24"/>
        </w:rPr>
        <w:t xml:space="preserve">) e da </w:t>
      </w:r>
      <w:r w:rsidR="00C47516" w:rsidRPr="00BC7023">
        <w:rPr>
          <w:rFonts w:ascii="Arial" w:hAnsi="Arial" w:cs="Arial"/>
          <w:b w:val="0"/>
          <w:sz w:val="24"/>
          <w:szCs w:val="24"/>
        </w:rPr>
        <w:t>Secretária do Trabalho, Emprego e Economia Solidária</w:t>
      </w:r>
      <w:r w:rsidR="006176E1" w:rsidRPr="00BC7023">
        <w:rPr>
          <w:rFonts w:ascii="Arial" w:hAnsi="Arial" w:cs="Arial"/>
          <w:b w:val="0"/>
          <w:sz w:val="24"/>
          <w:szCs w:val="24"/>
        </w:rPr>
        <w:t xml:space="preserve"> onde segundo o texto da própria página, o objetivo “</w:t>
      </w:r>
      <w:r w:rsidR="006176E1" w:rsidRPr="00BC7023">
        <w:rPr>
          <w:rFonts w:ascii="Arial" w:hAnsi="Arial" w:cs="Arial"/>
          <w:b w:val="0"/>
          <w:sz w:val="24"/>
          <w:szCs w:val="24"/>
          <w:shd w:val="clear" w:color="auto" w:fill="FFFFFF"/>
        </w:rPr>
        <w:t>é qualificar as lideranças e gestores da administração pública municipal sobre a política de segurança alimentar e nutricional</w:t>
      </w:r>
      <w:r w:rsidR="006176E1" w:rsidRPr="00BC7023">
        <w:rPr>
          <w:rStyle w:val="apple-converted-space"/>
          <w:rFonts w:ascii="Arial" w:hAnsi="Arial" w:cs="Arial"/>
          <w:b w:val="0"/>
          <w:sz w:val="24"/>
          <w:szCs w:val="24"/>
          <w:shd w:val="clear" w:color="auto" w:fill="FFFFFF"/>
        </w:rPr>
        <w:t> [...]</w:t>
      </w:r>
      <w:r w:rsidR="006176E1" w:rsidRPr="00BC7023">
        <w:rPr>
          <w:rFonts w:ascii="Arial" w:hAnsi="Arial" w:cs="Arial"/>
          <w:b w:val="0"/>
          <w:sz w:val="24"/>
          <w:szCs w:val="24"/>
        </w:rPr>
        <w:t>”</w:t>
      </w:r>
      <w:r w:rsidR="006176E1" w:rsidRPr="00BC7023">
        <w:rPr>
          <w:b w:val="0"/>
          <w:sz w:val="24"/>
          <w:szCs w:val="24"/>
        </w:rPr>
        <w:t> </w:t>
      </w:r>
      <w:r w:rsidR="006176E1" w:rsidRPr="00BC7023">
        <w:rPr>
          <w:rFonts w:ascii="Arial" w:hAnsi="Arial" w:cs="Arial"/>
          <w:b w:val="0"/>
          <w:sz w:val="24"/>
          <w:szCs w:val="24"/>
        </w:rPr>
        <w:t>(</w:t>
      </w:r>
      <w:r w:rsidR="007D59B4" w:rsidRPr="007D59B4">
        <w:rPr>
          <w:rFonts w:ascii="Arial" w:hAnsi="Arial" w:cs="Arial"/>
          <w:b w:val="0"/>
          <w:sz w:val="24"/>
          <w:szCs w:val="24"/>
        </w:rPr>
        <w:t>http://ivaipora.org/2013/06/27/oficina-regional-de-formacao-em-seguranca-alimentar-e-nutricional</w:t>
      </w:r>
      <w:r w:rsidR="00BC7023">
        <w:rPr>
          <w:rFonts w:ascii="Arial" w:hAnsi="Arial" w:cs="Arial"/>
          <w:b w:val="0"/>
          <w:sz w:val="24"/>
          <w:szCs w:val="24"/>
        </w:rPr>
        <w:t>).</w:t>
      </w:r>
      <w:bookmarkEnd w:id="38"/>
      <w:bookmarkEnd w:id="39"/>
      <w:bookmarkEnd w:id="40"/>
      <w:bookmarkEnd w:id="41"/>
      <w:bookmarkEnd w:id="42"/>
      <w:bookmarkEnd w:id="43"/>
      <w:bookmarkEnd w:id="44"/>
      <w:bookmarkEnd w:id="45"/>
      <w:bookmarkEnd w:id="46"/>
      <w:bookmarkEnd w:id="47"/>
      <w:bookmarkEnd w:id="48"/>
      <w:bookmarkEnd w:id="49"/>
    </w:p>
    <w:p w:rsidR="007D59B4" w:rsidRDefault="007D59B4" w:rsidP="00EB3D54">
      <w:pPr>
        <w:spacing w:after="0" w:line="360" w:lineRule="auto"/>
        <w:ind w:firstLine="1134"/>
        <w:jc w:val="both"/>
        <w:rPr>
          <w:rFonts w:ascii="Arial" w:hAnsi="Arial" w:cs="Arial"/>
          <w:sz w:val="24"/>
          <w:szCs w:val="24"/>
        </w:rPr>
      </w:pPr>
      <w:r w:rsidRPr="007D59B4">
        <w:rPr>
          <w:rFonts w:ascii="Arial" w:hAnsi="Arial" w:cs="Arial"/>
          <w:sz w:val="24"/>
          <w:szCs w:val="24"/>
        </w:rPr>
        <w:t xml:space="preserve">Apesar de possuir campos específicos para a pesquisa por emprego, como “SINE” no menu “Cidadão” e até mesmo pelo próprio menu onde o </w:t>
      </w:r>
      <w:r w:rsidRPr="007D59B4">
        <w:rPr>
          <w:rFonts w:ascii="Arial" w:hAnsi="Arial" w:cs="Arial"/>
          <w:sz w:val="24"/>
          <w:szCs w:val="24"/>
        </w:rPr>
        <w:lastRenderedPageBreak/>
        <w:t>redirecionamento leva para uma página com informações a respeito da Agência do Trabalhador da cidade e que listam vagas de emprego, o recurso de “Pesquise no site” não trouxe resultados</w:t>
      </w:r>
      <w:r w:rsidR="002370A8">
        <w:rPr>
          <w:rFonts w:ascii="Arial" w:hAnsi="Arial" w:cs="Arial"/>
          <w:sz w:val="24"/>
          <w:szCs w:val="24"/>
        </w:rPr>
        <w:t xml:space="preserve"> </w:t>
      </w:r>
      <w:r w:rsidRPr="007D59B4">
        <w:rPr>
          <w:rFonts w:ascii="Arial" w:hAnsi="Arial" w:cs="Arial"/>
          <w:sz w:val="24"/>
          <w:szCs w:val="24"/>
        </w:rPr>
        <w:t>satisfatórios</w:t>
      </w:r>
      <w:r w:rsidR="002370A8">
        <w:rPr>
          <w:rFonts w:ascii="Arial" w:hAnsi="Arial" w:cs="Arial"/>
          <w:sz w:val="24"/>
          <w:szCs w:val="24"/>
        </w:rPr>
        <w:t>,</w:t>
      </w:r>
      <w:r w:rsidRPr="007D59B4">
        <w:rPr>
          <w:rFonts w:ascii="Arial" w:hAnsi="Arial" w:cs="Arial"/>
          <w:sz w:val="24"/>
          <w:szCs w:val="24"/>
        </w:rPr>
        <w:t xml:space="preserve"> para a pesquisa que foi realizada.</w:t>
      </w:r>
    </w:p>
    <w:p w:rsidR="008140E9" w:rsidRDefault="00D05EEF" w:rsidP="00EB3D54">
      <w:pPr>
        <w:spacing w:after="0" w:line="360" w:lineRule="auto"/>
        <w:ind w:firstLine="1134"/>
        <w:jc w:val="both"/>
        <w:rPr>
          <w:rFonts w:ascii="Arial" w:hAnsi="Arial" w:cs="Arial"/>
          <w:sz w:val="24"/>
          <w:szCs w:val="24"/>
        </w:rPr>
      </w:pPr>
      <w:r>
        <w:rPr>
          <w:rFonts w:ascii="Arial" w:hAnsi="Arial" w:cs="Arial"/>
          <w:sz w:val="24"/>
          <w:szCs w:val="24"/>
        </w:rPr>
        <w:t>Pela análise de usabilidade do portal foram realizados os trabalhos de Mapeamento do site, sendo ele representado em um Mapa Conceitual</w:t>
      </w:r>
      <w:r w:rsidR="00F52A07">
        <w:rPr>
          <w:rFonts w:ascii="Arial" w:hAnsi="Arial" w:cs="Arial"/>
          <w:sz w:val="24"/>
          <w:szCs w:val="24"/>
        </w:rPr>
        <w:t xml:space="preserve"> bem como </w:t>
      </w:r>
      <w:r>
        <w:rPr>
          <w:rFonts w:ascii="Arial" w:hAnsi="Arial" w:cs="Arial"/>
          <w:sz w:val="24"/>
          <w:szCs w:val="24"/>
        </w:rPr>
        <w:t>em outras divisões</w:t>
      </w:r>
      <w:r w:rsidR="00F52A07">
        <w:rPr>
          <w:rFonts w:ascii="Arial" w:hAnsi="Arial" w:cs="Arial"/>
          <w:sz w:val="24"/>
          <w:szCs w:val="24"/>
        </w:rPr>
        <w:t>,</w:t>
      </w:r>
      <w:r>
        <w:rPr>
          <w:rFonts w:ascii="Arial" w:hAnsi="Arial" w:cs="Arial"/>
          <w:sz w:val="24"/>
          <w:szCs w:val="24"/>
        </w:rPr>
        <w:t xml:space="preserve"> segu</w:t>
      </w:r>
      <w:r w:rsidR="006A7F41">
        <w:rPr>
          <w:rFonts w:ascii="Arial" w:hAnsi="Arial" w:cs="Arial"/>
          <w:sz w:val="24"/>
          <w:szCs w:val="24"/>
        </w:rPr>
        <w:t>i</w:t>
      </w:r>
      <w:r>
        <w:rPr>
          <w:rFonts w:ascii="Arial" w:hAnsi="Arial" w:cs="Arial"/>
          <w:sz w:val="24"/>
          <w:szCs w:val="24"/>
        </w:rPr>
        <w:t xml:space="preserve">ndo o critério utilizado por seus desenvolvedores </w:t>
      </w:r>
      <w:r w:rsidR="006A7F41">
        <w:rPr>
          <w:rFonts w:ascii="Arial" w:hAnsi="Arial" w:cs="Arial"/>
          <w:sz w:val="24"/>
          <w:szCs w:val="24"/>
        </w:rPr>
        <w:t>a fim de indicar a</w:t>
      </w:r>
      <w:r>
        <w:rPr>
          <w:rFonts w:ascii="Arial" w:hAnsi="Arial" w:cs="Arial"/>
          <w:sz w:val="24"/>
          <w:szCs w:val="24"/>
        </w:rPr>
        <w:t xml:space="preserve"> hierarquia das páginas</w:t>
      </w:r>
      <w:r w:rsidR="006A7F41">
        <w:rPr>
          <w:rFonts w:ascii="Arial" w:hAnsi="Arial" w:cs="Arial"/>
          <w:sz w:val="24"/>
          <w:szCs w:val="24"/>
        </w:rPr>
        <w:t xml:space="preserve"> usando </w:t>
      </w:r>
      <w:r>
        <w:rPr>
          <w:rFonts w:ascii="Arial" w:hAnsi="Arial" w:cs="Arial"/>
          <w:sz w:val="24"/>
          <w:szCs w:val="24"/>
        </w:rPr>
        <w:t xml:space="preserve">o </w:t>
      </w:r>
      <w:r w:rsidR="00F52A07">
        <w:rPr>
          <w:rFonts w:ascii="Arial" w:hAnsi="Arial" w:cs="Arial"/>
          <w:sz w:val="24"/>
          <w:szCs w:val="24"/>
        </w:rPr>
        <w:t>menu</w:t>
      </w:r>
      <w:r w:rsidR="006A7F41">
        <w:rPr>
          <w:rFonts w:ascii="Arial" w:hAnsi="Arial" w:cs="Arial"/>
          <w:sz w:val="24"/>
          <w:szCs w:val="24"/>
        </w:rPr>
        <w:t xml:space="preserve"> como referência</w:t>
      </w:r>
      <w:r w:rsidR="00771AA8">
        <w:rPr>
          <w:rFonts w:ascii="Arial" w:hAnsi="Arial" w:cs="Arial"/>
          <w:sz w:val="24"/>
          <w:szCs w:val="24"/>
        </w:rPr>
        <w:t>, o que se trata no próximo item deste trabalho</w:t>
      </w:r>
      <w:r>
        <w:rPr>
          <w:rFonts w:ascii="Arial" w:hAnsi="Arial" w:cs="Arial"/>
          <w:sz w:val="24"/>
          <w:szCs w:val="24"/>
        </w:rPr>
        <w:t>.</w:t>
      </w:r>
    </w:p>
    <w:p w:rsidR="00B021A8" w:rsidRDefault="00B021A8" w:rsidP="00077AC1">
      <w:pPr>
        <w:spacing w:after="0" w:line="360" w:lineRule="auto"/>
        <w:ind w:firstLine="1134"/>
        <w:jc w:val="both"/>
        <w:rPr>
          <w:rFonts w:ascii="Arial" w:hAnsi="Arial" w:cs="Arial"/>
          <w:color w:val="FF0000"/>
          <w:sz w:val="24"/>
          <w:szCs w:val="24"/>
          <w:lang w:eastAsia="pt-BR"/>
        </w:rPr>
      </w:pPr>
    </w:p>
    <w:p w:rsidR="00526F53" w:rsidRDefault="004C6894" w:rsidP="00F82717">
      <w:pPr>
        <w:pStyle w:val="Ttulo2"/>
        <w:rPr>
          <w:rFonts w:ascii="Arial" w:hAnsi="Arial" w:cs="Arial"/>
          <w:sz w:val="24"/>
          <w:szCs w:val="24"/>
          <w:lang w:eastAsia="pt-BR"/>
        </w:rPr>
      </w:pPr>
      <w:bookmarkStart w:id="50" w:name="_Toc371444564"/>
      <w:r>
        <w:rPr>
          <w:rFonts w:ascii="Arial" w:hAnsi="Arial" w:cs="Arial"/>
          <w:sz w:val="24"/>
          <w:szCs w:val="24"/>
          <w:lang w:eastAsia="pt-BR"/>
        </w:rPr>
        <w:t>7</w:t>
      </w:r>
      <w:r w:rsidR="00C94E88">
        <w:rPr>
          <w:rFonts w:ascii="Arial" w:hAnsi="Arial" w:cs="Arial"/>
          <w:sz w:val="24"/>
          <w:szCs w:val="24"/>
          <w:lang w:eastAsia="pt-BR"/>
        </w:rPr>
        <w:t>.</w:t>
      </w:r>
      <w:r w:rsidR="00EF0E41">
        <w:rPr>
          <w:rFonts w:ascii="Arial" w:hAnsi="Arial" w:cs="Arial"/>
          <w:sz w:val="24"/>
          <w:szCs w:val="24"/>
          <w:lang w:eastAsia="pt-BR"/>
        </w:rPr>
        <w:t>2</w:t>
      </w:r>
      <w:r w:rsidR="00C94E88">
        <w:rPr>
          <w:rFonts w:ascii="Arial" w:hAnsi="Arial" w:cs="Arial"/>
          <w:sz w:val="24"/>
          <w:szCs w:val="24"/>
          <w:lang w:eastAsia="pt-BR"/>
        </w:rPr>
        <w:t xml:space="preserve"> </w:t>
      </w:r>
      <w:r w:rsidR="00526F53" w:rsidRPr="00D44FCA">
        <w:rPr>
          <w:rFonts w:ascii="Arial" w:hAnsi="Arial" w:cs="Arial"/>
          <w:caps/>
          <w:sz w:val="24"/>
          <w:szCs w:val="24"/>
          <w:lang w:eastAsia="pt-BR"/>
        </w:rPr>
        <w:t>Construção de Mapas Conceituais do site da Prefeitura Municipal de Ivaiporã</w:t>
      </w:r>
      <w:r w:rsidR="00526F53" w:rsidRPr="006A7917">
        <w:rPr>
          <w:rFonts w:ascii="Arial" w:hAnsi="Arial" w:cs="Arial"/>
          <w:sz w:val="24"/>
          <w:szCs w:val="24"/>
          <w:lang w:eastAsia="pt-BR"/>
        </w:rPr>
        <w:t>.</w:t>
      </w:r>
      <w:bookmarkEnd w:id="50"/>
    </w:p>
    <w:p w:rsidR="00B021A8" w:rsidRDefault="00B021A8" w:rsidP="00B021A8">
      <w:pPr>
        <w:spacing w:after="0" w:line="360" w:lineRule="auto"/>
        <w:ind w:firstLine="1134"/>
        <w:jc w:val="both"/>
        <w:rPr>
          <w:rFonts w:ascii="Arial" w:hAnsi="Arial" w:cs="Arial"/>
          <w:sz w:val="24"/>
          <w:szCs w:val="24"/>
        </w:rPr>
      </w:pPr>
    </w:p>
    <w:p w:rsidR="00695880" w:rsidRDefault="00526F53" w:rsidP="004B59C0">
      <w:pPr>
        <w:spacing w:after="0" w:line="360" w:lineRule="auto"/>
        <w:ind w:firstLine="1134"/>
        <w:jc w:val="both"/>
        <w:rPr>
          <w:rFonts w:ascii="Arial" w:hAnsi="Arial" w:cs="Arial"/>
          <w:sz w:val="24"/>
          <w:szCs w:val="24"/>
        </w:rPr>
      </w:pPr>
      <w:r w:rsidRPr="00526F53">
        <w:rPr>
          <w:rFonts w:ascii="Arial" w:hAnsi="Arial" w:cs="Arial"/>
          <w:sz w:val="24"/>
          <w:szCs w:val="24"/>
        </w:rPr>
        <w:t xml:space="preserve">Para o mapeamento do site foi utilizado a ferramenta case </w:t>
      </w:r>
      <w:r w:rsidRPr="00526F53">
        <w:rPr>
          <w:rFonts w:ascii="Arial" w:hAnsi="Arial" w:cs="Arial"/>
          <w:i/>
          <w:sz w:val="24"/>
          <w:szCs w:val="24"/>
        </w:rPr>
        <w:t>Cmaptools</w:t>
      </w:r>
      <w:r w:rsidRPr="00526F53">
        <w:rPr>
          <w:rFonts w:ascii="Arial" w:hAnsi="Arial" w:cs="Arial"/>
          <w:sz w:val="24"/>
          <w:szCs w:val="24"/>
        </w:rPr>
        <w:t>. Todas as páginas que possuíam links foram mapeadas e inseridas para demonstração de localização das informações contidas nele.</w:t>
      </w:r>
    </w:p>
    <w:p w:rsidR="006736C7" w:rsidRDefault="006736C7" w:rsidP="004B59C0">
      <w:pPr>
        <w:spacing w:after="0" w:line="360" w:lineRule="auto"/>
        <w:ind w:firstLine="1134"/>
        <w:jc w:val="both"/>
        <w:rPr>
          <w:rFonts w:ascii="Arial" w:hAnsi="Arial" w:cs="Arial"/>
          <w:sz w:val="24"/>
          <w:szCs w:val="24"/>
        </w:rPr>
      </w:pPr>
    </w:p>
    <w:p w:rsidR="007F682F" w:rsidRDefault="007F682F" w:rsidP="00B021A8">
      <w:pPr>
        <w:spacing w:after="0" w:line="240" w:lineRule="auto"/>
        <w:jc w:val="center"/>
        <w:rPr>
          <w:ins w:id="51" w:author="User" w:date="2013-11-04T15:00:00Z"/>
          <w:rFonts w:ascii="Arial" w:hAnsi="Arial" w:cs="Arial"/>
          <w:sz w:val="20"/>
          <w:szCs w:val="20"/>
        </w:rPr>
        <w:sectPr w:rsidR="007F682F" w:rsidSect="00AF08E5">
          <w:headerReference w:type="default" r:id="rId14"/>
          <w:pgSz w:w="11906" w:h="16838"/>
          <w:pgMar w:top="1701" w:right="1134" w:bottom="1134" w:left="1701" w:header="709" w:footer="709" w:gutter="0"/>
          <w:cols w:space="708"/>
          <w:docGrid w:linePitch="360"/>
        </w:sectPr>
      </w:pPr>
    </w:p>
    <w:tbl>
      <w:tblPr>
        <w:tblW w:w="0" w:type="auto"/>
        <w:jc w:val="center"/>
        <w:tblLook w:val="05E0" w:firstRow="1" w:lastRow="1" w:firstColumn="1" w:lastColumn="1" w:noHBand="0" w:noVBand="1"/>
      </w:tblPr>
      <w:tblGrid>
        <w:gridCol w:w="12231"/>
      </w:tblGrid>
      <w:tr w:rsidR="005E384E" w:rsidRPr="006A7917" w:rsidTr="00CF30E9">
        <w:trPr>
          <w:jc w:val="center"/>
        </w:trPr>
        <w:tc>
          <w:tcPr>
            <w:tcW w:w="12231" w:type="dxa"/>
            <w:shd w:val="clear" w:color="auto" w:fill="auto"/>
            <w:vAlign w:val="center"/>
          </w:tcPr>
          <w:p w:rsidR="005E384E" w:rsidRPr="00CF30E9" w:rsidRDefault="00CF30E9" w:rsidP="00CF30E9">
            <w:pPr>
              <w:spacing w:after="0" w:line="240" w:lineRule="auto"/>
              <w:jc w:val="center"/>
              <w:rPr>
                <w:rFonts w:ascii="Arial" w:hAnsi="Arial" w:cs="Arial"/>
                <w:sz w:val="20"/>
                <w:szCs w:val="20"/>
              </w:rPr>
            </w:pPr>
            <w:bookmarkStart w:id="52" w:name="_Toc371424573"/>
            <w:r w:rsidRPr="00CF30E9">
              <w:rPr>
                <w:rFonts w:ascii="Arial" w:hAnsi="Arial" w:cs="Arial"/>
                <w:sz w:val="20"/>
                <w:szCs w:val="20"/>
              </w:rPr>
              <w:lastRenderedPageBreak/>
              <w:t xml:space="preserve">Figura </w:t>
            </w:r>
            <w:r w:rsidRPr="00CF30E9">
              <w:rPr>
                <w:rFonts w:ascii="Arial" w:hAnsi="Arial" w:cs="Arial"/>
                <w:sz w:val="20"/>
                <w:szCs w:val="20"/>
              </w:rPr>
              <w:fldChar w:fldCharType="begin"/>
            </w:r>
            <w:r w:rsidRPr="00CF30E9">
              <w:rPr>
                <w:rFonts w:ascii="Arial" w:hAnsi="Arial" w:cs="Arial"/>
                <w:sz w:val="20"/>
                <w:szCs w:val="20"/>
              </w:rPr>
              <w:instrText xml:space="preserve"> SEQ Figura \* ARABIC </w:instrText>
            </w:r>
            <w:r w:rsidRPr="00CF30E9">
              <w:rPr>
                <w:rFonts w:ascii="Arial" w:hAnsi="Arial" w:cs="Arial"/>
                <w:sz w:val="20"/>
                <w:szCs w:val="20"/>
              </w:rPr>
              <w:fldChar w:fldCharType="separate"/>
            </w:r>
            <w:r w:rsidR="00107A83">
              <w:rPr>
                <w:rFonts w:ascii="Arial" w:hAnsi="Arial" w:cs="Arial"/>
                <w:noProof/>
                <w:sz w:val="20"/>
                <w:szCs w:val="20"/>
              </w:rPr>
              <w:t>4</w:t>
            </w:r>
            <w:r w:rsidRPr="00CF30E9">
              <w:rPr>
                <w:rFonts w:ascii="Arial" w:hAnsi="Arial" w:cs="Arial"/>
                <w:sz w:val="20"/>
                <w:szCs w:val="20"/>
              </w:rPr>
              <w:fldChar w:fldCharType="end"/>
            </w:r>
            <w:r w:rsidRPr="00CF30E9">
              <w:rPr>
                <w:rFonts w:ascii="Arial" w:hAnsi="Arial" w:cs="Arial"/>
                <w:sz w:val="20"/>
                <w:szCs w:val="20"/>
              </w:rPr>
              <w:t xml:space="preserve"> - Mapa Conceitual do portal da Prefeitura Municipal de Ivaiporã.</w:t>
            </w:r>
            <w:bookmarkEnd w:id="52"/>
          </w:p>
        </w:tc>
      </w:tr>
      <w:tr w:rsidR="005E384E" w:rsidRPr="006A7917" w:rsidTr="00CF30E9">
        <w:trPr>
          <w:trHeight w:val="8428"/>
          <w:jc w:val="center"/>
        </w:trPr>
        <w:tc>
          <w:tcPr>
            <w:tcW w:w="12231" w:type="dxa"/>
            <w:shd w:val="clear" w:color="auto" w:fill="auto"/>
            <w:vAlign w:val="bottom"/>
          </w:tcPr>
          <w:p w:rsidR="005E384E" w:rsidRPr="006A7917" w:rsidRDefault="00143A85" w:rsidP="00BA38EC">
            <w:pPr>
              <w:spacing w:after="0" w:line="240" w:lineRule="auto"/>
              <w:rPr>
                <w:rFonts w:ascii="Arial" w:hAnsi="Arial" w:cs="Arial"/>
                <w:sz w:val="24"/>
                <w:szCs w:val="24"/>
              </w:rPr>
            </w:pPr>
            <w:r>
              <w:rPr>
                <w:noProof/>
                <w:lang w:eastAsia="pt-BR"/>
              </w:rPr>
              <w:drawing>
                <wp:anchor distT="0" distB="0" distL="114300" distR="114300" simplePos="0" relativeHeight="251650048" behindDoc="0" locked="0" layoutInCell="1" allowOverlap="1" wp14:anchorId="415D185A" wp14:editId="2B7C1EDF">
                  <wp:simplePos x="0" y="0"/>
                  <wp:positionH relativeFrom="margin">
                    <wp:align>center</wp:align>
                  </wp:positionH>
                  <wp:positionV relativeFrom="margin">
                    <wp:align>bottom</wp:align>
                  </wp:positionV>
                  <wp:extent cx="7605395" cy="5224145"/>
                  <wp:effectExtent l="19050" t="19050" r="0" b="0"/>
                  <wp:wrapSquare wrapText="bothSides"/>
                  <wp:docPr id="4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05395" cy="5224145"/>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5E384E" w:rsidRPr="006A7917" w:rsidTr="00CF30E9">
        <w:trPr>
          <w:cantSplit/>
          <w:trHeight w:val="80"/>
          <w:jc w:val="center"/>
        </w:trPr>
        <w:tc>
          <w:tcPr>
            <w:tcW w:w="12231" w:type="dxa"/>
            <w:shd w:val="clear" w:color="auto" w:fill="auto"/>
            <w:vAlign w:val="center"/>
          </w:tcPr>
          <w:p w:rsidR="005E384E" w:rsidRPr="006A7917" w:rsidRDefault="00B217A2" w:rsidP="00CF30E9">
            <w:pPr>
              <w:spacing w:after="0" w:line="240" w:lineRule="auto"/>
              <w:jc w:val="center"/>
              <w:rPr>
                <w:rFonts w:ascii="Arial" w:hAnsi="Arial" w:cs="Arial"/>
                <w:sz w:val="20"/>
                <w:szCs w:val="20"/>
              </w:rPr>
            </w:pPr>
            <w:r w:rsidRPr="006A7917">
              <w:rPr>
                <w:rFonts w:ascii="Arial" w:hAnsi="Arial" w:cs="Arial"/>
                <w:sz w:val="20"/>
                <w:szCs w:val="20"/>
              </w:rPr>
              <w:t>Fonte: Elaborado pelo autor, 2013.</w:t>
            </w:r>
          </w:p>
        </w:tc>
      </w:tr>
    </w:tbl>
    <w:p w:rsidR="007F682F" w:rsidRDefault="007F682F" w:rsidP="005E384E">
      <w:pPr>
        <w:spacing w:after="0" w:line="360" w:lineRule="auto"/>
        <w:ind w:firstLine="1134"/>
        <w:jc w:val="both"/>
        <w:rPr>
          <w:rFonts w:ascii="Arial" w:hAnsi="Arial" w:cs="Arial"/>
          <w:color w:val="FF0000"/>
          <w:sz w:val="24"/>
          <w:szCs w:val="24"/>
        </w:rPr>
        <w:sectPr w:rsidR="007F682F" w:rsidSect="00CF30E9">
          <w:pgSz w:w="16838" w:h="11906" w:orient="landscape"/>
          <w:pgMar w:top="1701" w:right="1701" w:bottom="1134" w:left="1134" w:header="709" w:footer="709" w:gutter="0"/>
          <w:cols w:space="708"/>
          <w:docGrid w:linePitch="360"/>
        </w:sectPr>
      </w:pPr>
    </w:p>
    <w:p w:rsidR="00A54457" w:rsidRDefault="006736C7" w:rsidP="00A54457">
      <w:pPr>
        <w:spacing w:after="0" w:line="360" w:lineRule="auto"/>
        <w:ind w:firstLine="1134"/>
        <w:jc w:val="both"/>
        <w:rPr>
          <w:rFonts w:ascii="Arial" w:hAnsi="Arial" w:cs="Arial"/>
          <w:sz w:val="24"/>
          <w:szCs w:val="24"/>
        </w:rPr>
      </w:pPr>
      <w:r w:rsidRPr="006A7917">
        <w:rPr>
          <w:rFonts w:ascii="Arial" w:hAnsi="Arial" w:cs="Arial"/>
          <w:color w:val="000000"/>
          <w:sz w:val="24"/>
          <w:szCs w:val="24"/>
        </w:rPr>
        <w:lastRenderedPageBreak/>
        <w:t>N</w:t>
      </w:r>
      <w:r w:rsidR="00D1099E" w:rsidRPr="006A7917">
        <w:rPr>
          <w:rFonts w:ascii="Arial" w:hAnsi="Arial" w:cs="Arial"/>
          <w:color w:val="000000"/>
          <w:sz w:val="24"/>
          <w:szCs w:val="24"/>
        </w:rPr>
        <w:t xml:space="preserve">a figura </w:t>
      </w:r>
      <w:r w:rsidR="00CF30E9">
        <w:rPr>
          <w:rFonts w:ascii="Arial" w:hAnsi="Arial" w:cs="Arial"/>
          <w:color w:val="000000"/>
          <w:sz w:val="24"/>
          <w:szCs w:val="24"/>
        </w:rPr>
        <w:t>4</w:t>
      </w:r>
      <w:r w:rsidR="00D1099E" w:rsidRPr="006A7917">
        <w:rPr>
          <w:rFonts w:ascii="Arial" w:hAnsi="Arial" w:cs="Arial"/>
          <w:color w:val="000000"/>
          <w:sz w:val="24"/>
          <w:szCs w:val="24"/>
        </w:rPr>
        <w:t xml:space="preserve"> foi modelado o site da prefeitura Municipal de Ivaiporã, onde constam todas </w:t>
      </w:r>
      <w:r w:rsidRPr="006A7917">
        <w:rPr>
          <w:rFonts w:ascii="Arial" w:hAnsi="Arial" w:cs="Arial"/>
          <w:color w:val="000000"/>
          <w:sz w:val="24"/>
          <w:szCs w:val="24"/>
        </w:rPr>
        <w:t xml:space="preserve">as informações estão dispostas no </w:t>
      </w:r>
      <w:r w:rsidR="00D1099E" w:rsidRPr="006A7917">
        <w:rPr>
          <w:rFonts w:ascii="Arial" w:hAnsi="Arial" w:cs="Arial"/>
          <w:color w:val="000000"/>
          <w:sz w:val="24"/>
          <w:szCs w:val="24"/>
        </w:rPr>
        <w:t>portal</w:t>
      </w:r>
      <w:r w:rsidRPr="006A7917">
        <w:rPr>
          <w:rFonts w:ascii="Arial" w:hAnsi="Arial" w:cs="Arial"/>
          <w:color w:val="000000"/>
          <w:sz w:val="24"/>
          <w:szCs w:val="24"/>
        </w:rPr>
        <w:t xml:space="preserve"> e quais as funcionalidades de cada página. Os itens serão detalhados com mais clareza na seção,</w:t>
      </w:r>
      <w:r w:rsidR="00D1099E" w:rsidRPr="006A7917">
        <w:rPr>
          <w:rFonts w:ascii="Arial" w:hAnsi="Arial" w:cs="Arial"/>
          <w:color w:val="000000"/>
          <w:sz w:val="24"/>
          <w:szCs w:val="24"/>
        </w:rPr>
        <w:t xml:space="preserve"> </w:t>
      </w:r>
      <w:r w:rsidR="00D1099E">
        <w:rPr>
          <w:rFonts w:ascii="Arial" w:hAnsi="Arial" w:cs="Arial"/>
          <w:sz w:val="24"/>
          <w:szCs w:val="24"/>
        </w:rPr>
        <w:t>o qual será descrito no item 7.1, a análise do portal da Prefeitura Municipal de Ivaiporã.</w:t>
      </w:r>
    </w:p>
    <w:p w:rsidR="00732DC5" w:rsidRDefault="00A54457" w:rsidP="00732DC5">
      <w:pPr>
        <w:spacing w:after="0" w:line="360" w:lineRule="auto"/>
        <w:ind w:firstLine="1134"/>
        <w:jc w:val="both"/>
        <w:rPr>
          <w:rFonts w:ascii="Arial" w:hAnsi="Arial" w:cs="Arial"/>
          <w:sz w:val="24"/>
          <w:szCs w:val="24"/>
        </w:rPr>
      </w:pPr>
      <w:r>
        <w:rPr>
          <w:rFonts w:ascii="Arial" w:hAnsi="Arial" w:cs="Arial"/>
          <w:sz w:val="24"/>
          <w:szCs w:val="24"/>
        </w:rPr>
        <w:t xml:space="preserve">Para </w:t>
      </w:r>
      <w:r w:rsidR="00F9150C">
        <w:rPr>
          <w:rFonts w:ascii="Arial" w:hAnsi="Arial" w:cs="Arial"/>
          <w:sz w:val="24"/>
          <w:szCs w:val="24"/>
        </w:rPr>
        <w:t xml:space="preserve">obter conhecimento do portal em questão </w:t>
      </w:r>
      <w:r w:rsidR="00732DC5">
        <w:rPr>
          <w:rFonts w:ascii="Arial" w:hAnsi="Arial" w:cs="Arial"/>
          <w:sz w:val="24"/>
          <w:szCs w:val="24"/>
        </w:rPr>
        <w:t xml:space="preserve">do Mapa Conceitual do portal da Prefeitura Municipal de Ivaiporã, </w:t>
      </w:r>
      <w:r w:rsidR="00F9150C">
        <w:rPr>
          <w:rFonts w:ascii="Arial" w:hAnsi="Arial" w:cs="Arial"/>
          <w:sz w:val="24"/>
          <w:szCs w:val="24"/>
        </w:rPr>
        <w:t>desenvolveram-se</w:t>
      </w:r>
      <w:r w:rsidR="00732DC5">
        <w:rPr>
          <w:rFonts w:ascii="Arial" w:hAnsi="Arial" w:cs="Arial"/>
          <w:sz w:val="24"/>
          <w:szCs w:val="24"/>
        </w:rPr>
        <w:t xml:space="preserve"> Mapas </w:t>
      </w:r>
      <w:r>
        <w:rPr>
          <w:rFonts w:ascii="Arial" w:hAnsi="Arial" w:cs="Arial"/>
          <w:sz w:val="24"/>
          <w:szCs w:val="24"/>
        </w:rPr>
        <w:t>Conceituais</w:t>
      </w:r>
      <w:r w:rsidR="00732DC5">
        <w:rPr>
          <w:rFonts w:ascii="Arial" w:hAnsi="Arial" w:cs="Arial"/>
          <w:sz w:val="24"/>
          <w:szCs w:val="24"/>
        </w:rPr>
        <w:t xml:space="preserve"> subsequentes, utilizando </w:t>
      </w:r>
      <w:r w:rsidR="00F9150C">
        <w:rPr>
          <w:rFonts w:ascii="Arial" w:hAnsi="Arial" w:cs="Arial"/>
          <w:sz w:val="24"/>
          <w:szCs w:val="24"/>
        </w:rPr>
        <w:t>cada subdivisão</w:t>
      </w:r>
      <w:r w:rsidR="00732DC5">
        <w:rPr>
          <w:rFonts w:ascii="Arial" w:hAnsi="Arial" w:cs="Arial"/>
          <w:sz w:val="24"/>
          <w:szCs w:val="24"/>
        </w:rPr>
        <w:t xml:space="preserve"> do menu do site como critério</w:t>
      </w:r>
      <w:r>
        <w:rPr>
          <w:rFonts w:ascii="Arial" w:hAnsi="Arial" w:cs="Arial"/>
          <w:sz w:val="24"/>
          <w:szCs w:val="24"/>
        </w:rPr>
        <w:t xml:space="preserve"> </w:t>
      </w:r>
      <w:r w:rsidR="00732DC5">
        <w:rPr>
          <w:rFonts w:ascii="Arial" w:hAnsi="Arial" w:cs="Arial"/>
          <w:sz w:val="24"/>
          <w:szCs w:val="24"/>
        </w:rPr>
        <w:t>para disposição dos Mapas.</w:t>
      </w:r>
    </w:p>
    <w:p w:rsidR="00732DC5" w:rsidRDefault="00732DC5" w:rsidP="00732DC5">
      <w:pPr>
        <w:spacing w:after="0" w:line="360" w:lineRule="auto"/>
        <w:ind w:firstLine="1134"/>
        <w:jc w:val="both"/>
        <w:rPr>
          <w:rFonts w:ascii="Arial" w:hAnsi="Arial" w:cs="Arial"/>
          <w:sz w:val="24"/>
          <w:szCs w:val="24"/>
        </w:rPr>
      </w:pPr>
      <w:r>
        <w:rPr>
          <w:rFonts w:ascii="Arial" w:hAnsi="Arial" w:cs="Arial"/>
          <w:sz w:val="24"/>
          <w:szCs w:val="24"/>
        </w:rPr>
        <w:t xml:space="preserve">Segundo a ordem de apresentação, os Mapas foram arranjados da seguinte forma: “Notas de avisos”, “Notícias”, “Prefeito Luiz Carlos Gil”, “Gabinete”, “Publicação Legal”, “Departamentos”, “Imprensa”, “Cidade”, “Cidadão”, “Downloads”, “Ouvidoria”, “Portal do servidor”. </w:t>
      </w:r>
    </w:p>
    <w:p w:rsidR="00F9150C" w:rsidRPr="007D59B4" w:rsidRDefault="00F9150C" w:rsidP="00732DC5">
      <w:pPr>
        <w:spacing w:after="0" w:line="360" w:lineRule="auto"/>
        <w:ind w:firstLine="1134"/>
        <w:jc w:val="both"/>
        <w:rPr>
          <w:rFonts w:ascii="Arial" w:hAnsi="Arial" w:cs="Arial"/>
          <w:sz w:val="24"/>
          <w:szCs w:val="24"/>
        </w:rPr>
      </w:pPr>
    </w:p>
    <w:tbl>
      <w:tblPr>
        <w:tblW w:w="0" w:type="auto"/>
        <w:tblLook w:val="04A0" w:firstRow="1" w:lastRow="0" w:firstColumn="1" w:lastColumn="0" w:noHBand="0" w:noVBand="1"/>
      </w:tblPr>
      <w:tblGrid>
        <w:gridCol w:w="9287"/>
      </w:tblGrid>
      <w:tr w:rsidR="00F9150C" w:rsidRPr="006A7917" w:rsidTr="002E587C">
        <w:tc>
          <w:tcPr>
            <w:tcW w:w="9287" w:type="dxa"/>
            <w:shd w:val="clear" w:color="auto" w:fill="auto"/>
            <w:vAlign w:val="bottom"/>
          </w:tcPr>
          <w:p w:rsidR="00F9150C" w:rsidRPr="002E587C" w:rsidRDefault="002E587C" w:rsidP="002E587C">
            <w:pPr>
              <w:spacing w:after="0" w:line="240" w:lineRule="auto"/>
              <w:jc w:val="center"/>
              <w:rPr>
                <w:rFonts w:ascii="Arial" w:hAnsi="Arial" w:cs="Arial"/>
                <w:color w:val="000000"/>
                <w:sz w:val="20"/>
                <w:szCs w:val="20"/>
              </w:rPr>
            </w:pPr>
            <w:bookmarkStart w:id="53" w:name="_Toc371424574"/>
            <w:r w:rsidRPr="002E587C">
              <w:rPr>
                <w:rFonts w:ascii="Arial" w:hAnsi="Arial" w:cs="Arial"/>
                <w:sz w:val="20"/>
                <w:szCs w:val="20"/>
              </w:rPr>
              <w:t xml:space="preserve">Figura </w:t>
            </w:r>
            <w:r w:rsidRPr="002E587C">
              <w:rPr>
                <w:rFonts w:ascii="Arial" w:hAnsi="Arial" w:cs="Arial"/>
                <w:sz w:val="20"/>
                <w:szCs w:val="20"/>
              </w:rPr>
              <w:fldChar w:fldCharType="begin"/>
            </w:r>
            <w:r w:rsidRPr="002E587C">
              <w:rPr>
                <w:rFonts w:ascii="Arial" w:hAnsi="Arial" w:cs="Arial"/>
                <w:sz w:val="20"/>
                <w:szCs w:val="20"/>
              </w:rPr>
              <w:instrText xml:space="preserve"> SEQ Figura \* ARABIC </w:instrText>
            </w:r>
            <w:r w:rsidRPr="002E587C">
              <w:rPr>
                <w:rFonts w:ascii="Arial" w:hAnsi="Arial" w:cs="Arial"/>
                <w:sz w:val="20"/>
                <w:szCs w:val="20"/>
              </w:rPr>
              <w:fldChar w:fldCharType="separate"/>
            </w:r>
            <w:r w:rsidR="00107A83">
              <w:rPr>
                <w:rFonts w:ascii="Arial" w:hAnsi="Arial" w:cs="Arial"/>
                <w:noProof/>
                <w:sz w:val="20"/>
                <w:szCs w:val="20"/>
              </w:rPr>
              <w:t>5</w:t>
            </w:r>
            <w:r w:rsidRPr="002E587C">
              <w:rPr>
                <w:rFonts w:ascii="Arial" w:hAnsi="Arial" w:cs="Arial"/>
                <w:sz w:val="20"/>
                <w:szCs w:val="20"/>
              </w:rPr>
              <w:fldChar w:fldCharType="end"/>
            </w:r>
            <w:r w:rsidRPr="002E587C">
              <w:rPr>
                <w:rFonts w:ascii="Arial" w:hAnsi="Arial" w:cs="Arial"/>
                <w:sz w:val="20"/>
                <w:szCs w:val="20"/>
              </w:rPr>
              <w:t xml:space="preserve"> - Mapa Conceitual segundo item de menu “Notas de avisos”.</w:t>
            </w:r>
            <w:bookmarkEnd w:id="53"/>
            <w:r w:rsidR="00F9150C" w:rsidRPr="002E587C">
              <w:rPr>
                <w:rFonts w:ascii="Arial" w:hAnsi="Arial" w:cs="Arial"/>
                <w:color w:val="000000"/>
                <w:sz w:val="20"/>
                <w:szCs w:val="20"/>
              </w:rPr>
              <w:t xml:space="preserve"> </w:t>
            </w:r>
          </w:p>
        </w:tc>
      </w:tr>
      <w:tr w:rsidR="00F9150C" w:rsidRPr="006A7917" w:rsidTr="002E587C">
        <w:trPr>
          <w:trHeight w:val="3468"/>
        </w:trPr>
        <w:tc>
          <w:tcPr>
            <w:tcW w:w="9287" w:type="dxa"/>
            <w:shd w:val="clear" w:color="auto" w:fill="auto"/>
            <w:vAlign w:val="bottom"/>
          </w:tcPr>
          <w:p w:rsidR="00F9150C" w:rsidRPr="006A7917" w:rsidRDefault="00143A85" w:rsidP="002E587C">
            <w:pPr>
              <w:pStyle w:val="Reviso"/>
              <w:rPr>
                <w:rFonts w:ascii="Arial" w:hAnsi="Arial" w:cs="Arial"/>
                <w:noProof/>
                <w:color w:val="000000"/>
                <w:sz w:val="24"/>
                <w:szCs w:val="24"/>
              </w:rPr>
            </w:pPr>
            <w:r>
              <w:rPr>
                <w:noProof/>
                <w:lang w:eastAsia="pt-BR"/>
              </w:rPr>
              <w:drawing>
                <wp:anchor distT="0" distB="0" distL="114300" distR="114300" simplePos="0" relativeHeight="251651072" behindDoc="0" locked="0" layoutInCell="1" allowOverlap="1" wp14:anchorId="53B9133F" wp14:editId="7E24479A">
                  <wp:simplePos x="0" y="0"/>
                  <wp:positionH relativeFrom="margin">
                    <wp:posOffset>-99695</wp:posOffset>
                  </wp:positionH>
                  <wp:positionV relativeFrom="margin">
                    <wp:posOffset>59055</wp:posOffset>
                  </wp:positionV>
                  <wp:extent cx="5819775" cy="2134870"/>
                  <wp:effectExtent l="19050" t="19050" r="9525" b="0"/>
                  <wp:wrapSquare wrapText="bothSides"/>
                  <wp:docPr id="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134870"/>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F9150C" w:rsidRPr="006A7917" w:rsidTr="002E587C">
        <w:trPr>
          <w:trHeight w:val="249"/>
        </w:trPr>
        <w:tc>
          <w:tcPr>
            <w:tcW w:w="9287" w:type="dxa"/>
            <w:shd w:val="clear" w:color="auto" w:fill="auto"/>
            <w:vAlign w:val="center"/>
          </w:tcPr>
          <w:p w:rsidR="00F9150C" w:rsidRPr="006A7917" w:rsidRDefault="00F9150C" w:rsidP="002E587C">
            <w:pPr>
              <w:spacing w:after="0" w:line="240" w:lineRule="auto"/>
              <w:jc w:val="center"/>
              <w:rPr>
                <w:rFonts w:ascii="Arial" w:hAnsi="Arial" w:cs="Arial"/>
                <w:color w:val="000000"/>
                <w:sz w:val="20"/>
                <w:szCs w:val="20"/>
              </w:rPr>
            </w:pPr>
            <w:r w:rsidRPr="006A7917">
              <w:rPr>
                <w:rFonts w:ascii="Arial" w:hAnsi="Arial" w:cs="Arial"/>
                <w:color w:val="000000"/>
                <w:sz w:val="20"/>
                <w:szCs w:val="20"/>
              </w:rPr>
              <w:t>Fonte: Elaborado pelo autor, 2013.</w:t>
            </w:r>
          </w:p>
        </w:tc>
      </w:tr>
    </w:tbl>
    <w:p w:rsidR="00526F53" w:rsidRPr="006A7917" w:rsidRDefault="00526F53" w:rsidP="005E384E">
      <w:pPr>
        <w:spacing w:after="0" w:line="360" w:lineRule="auto"/>
        <w:ind w:firstLine="1134"/>
        <w:jc w:val="both"/>
        <w:rPr>
          <w:rFonts w:ascii="Arial" w:hAnsi="Arial" w:cs="Arial"/>
          <w:color w:val="000000"/>
          <w:sz w:val="24"/>
          <w:szCs w:val="24"/>
        </w:rPr>
      </w:pPr>
    </w:p>
    <w:p w:rsidR="006736C7" w:rsidRPr="00C750DF" w:rsidRDefault="00530405" w:rsidP="005E384E">
      <w:pPr>
        <w:spacing w:after="0" w:line="360" w:lineRule="auto"/>
        <w:ind w:firstLine="1134"/>
        <w:jc w:val="both"/>
        <w:rPr>
          <w:rFonts w:ascii="Arial" w:hAnsi="Arial" w:cs="Arial"/>
          <w:color w:val="000000"/>
          <w:sz w:val="24"/>
          <w:szCs w:val="24"/>
        </w:rPr>
      </w:pPr>
      <w:r w:rsidRPr="00C750DF">
        <w:rPr>
          <w:rFonts w:ascii="Arial" w:hAnsi="Arial" w:cs="Arial"/>
          <w:color w:val="000000"/>
          <w:sz w:val="24"/>
          <w:szCs w:val="24"/>
        </w:rPr>
        <w:t xml:space="preserve">Na figura </w:t>
      </w:r>
      <w:r w:rsidR="00F7287C">
        <w:rPr>
          <w:rFonts w:ascii="Arial" w:hAnsi="Arial" w:cs="Arial"/>
          <w:color w:val="000000"/>
          <w:sz w:val="24"/>
          <w:szCs w:val="24"/>
        </w:rPr>
        <w:t xml:space="preserve">5 </w:t>
      </w:r>
      <w:r w:rsidR="00254F91">
        <w:rPr>
          <w:rFonts w:ascii="Arial" w:hAnsi="Arial" w:cs="Arial"/>
          <w:color w:val="000000"/>
          <w:sz w:val="24"/>
          <w:szCs w:val="24"/>
        </w:rPr>
        <w:t>foi modelada</w:t>
      </w:r>
      <w:r w:rsidR="00D7272C" w:rsidRPr="00C750DF">
        <w:rPr>
          <w:rFonts w:ascii="Arial" w:hAnsi="Arial" w:cs="Arial"/>
          <w:color w:val="000000"/>
          <w:sz w:val="24"/>
          <w:szCs w:val="24"/>
        </w:rPr>
        <w:t xml:space="preserve"> a página </w:t>
      </w:r>
      <w:r w:rsidR="006F4FDF" w:rsidRPr="00C750DF">
        <w:rPr>
          <w:rFonts w:ascii="Arial" w:hAnsi="Arial" w:cs="Arial"/>
          <w:color w:val="000000"/>
          <w:sz w:val="24"/>
          <w:szCs w:val="24"/>
        </w:rPr>
        <w:t>de Notas de avisos</w:t>
      </w:r>
      <w:r w:rsidR="00D7272C" w:rsidRPr="00C750DF">
        <w:rPr>
          <w:rFonts w:ascii="Arial" w:hAnsi="Arial" w:cs="Arial"/>
          <w:color w:val="000000"/>
          <w:sz w:val="24"/>
          <w:szCs w:val="24"/>
        </w:rPr>
        <w:t xml:space="preserve"> do portal</w:t>
      </w:r>
      <w:r w:rsidR="006F4FDF" w:rsidRPr="00C750DF">
        <w:rPr>
          <w:rFonts w:ascii="Arial" w:hAnsi="Arial" w:cs="Arial"/>
          <w:color w:val="000000"/>
          <w:sz w:val="24"/>
          <w:szCs w:val="24"/>
        </w:rPr>
        <w:t>, onde consta o item de Folder da Conferência de assistência 2013, que pode ser baixado.</w:t>
      </w:r>
    </w:p>
    <w:p w:rsidR="001A1D2C" w:rsidRDefault="001A1D2C" w:rsidP="001A1D2C">
      <w:pPr>
        <w:pStyle w:val="Legenda"/>
        <w:keepNext/>
      </w:pPr>
    </w:p>
    <w:p w:rsidR="001A1D2C" w:rsidRDefault="001A1D2C" w:rsidP="001A1D2C"/>
    <w:p w:rsidR="001A1D2C" w:rsidRDefault="001A1D2C" w:rsidP="001A1D2C"/>
    <w:p w:rsidR="001A1D2C" w:rsidRDefault="001A1D2C" w:rsidP="001A1D2C"/>
    <w:p w:rsidR="001A1D2C" w:rsidRDefault="001A1D2C" w:rsidP="001A1D2C"/>
    <w:p w:rsidR="001A1D2C" w:rsidRPr="001A1D2C" w:rsidRDefault="001A1D2C" w:rsidP="001A1D2C"/>
    <w:tbl>
      <w:tblPr>
        <w:tblW w:w="0" w:type="auto"/>
        <w:jc w:val="center"/>
        <w:tblLook w:val="04A0" w:firstRow="1" w:lastRow="0" w:firstColumn="1" w:lastColumn="0" w:noHBand="0" w:noVBand="1"/>
      </w:tblPr>
      <w:tblGrid>
        <w:gridCol w:w="9211"/>
      </w:tblGrid>
      <w:tr w:rsidR="001B28B2" w:rsidRPr="001A1D2C" w:rsidTr="001A1D2C">
        <w:trPr>
          <w:trHeight w:val="255"/>
          <w:jc w:val="center"/>
        </w:trPr>
        <w:tc>
          <w:tcPr>
            <w:tcW w:w="9211" w:type="dxa"/>
            <w:shd w:val="clear" w:color="auto" w:fill="auto"/>
            <w:vAlign w:val="center"/>
          </w:tcPr>
          <w:p w:rsidR="001B28B2" w:rsidRPr="001A1D2C" w:rsidRDefault="001A1D2C" w:rsidP="001A1D2C">
            <w:pPr>
              <w:spacing w:after="0" w:line="360" w:lineRule="auto"/>
              <w:jc w:val="center"/>
              <w:rPr>
                <w:rFonts w:ascii="Arial" w:hAnsi="Arial" w:cs="Arial"/>
                <w:color w:val="000000"/>
                <w:sz w:val="20"/>
                <w:szCs w:val="20"/>
              </w:rPr>
            </w:pPr>
            <w:bookmarkStart w:id="54" w:name="_Toc371424575"/>
            <w:r w:rsidRPr="001A1D2C">
              <w:rPr>
                <w:rFonts w:ascii="Arial" w:hAnsi="Arial" w:cs="Arial"/>
                <w:sz w:val="20"/>
                <w:szCs w:val="20"/>
              </w:rPr>
              <w:lastRenderedPageBreak/>
              <w:t xml:space="preserve">Figura </w:t>
            </w:r>
            <w:r w:rsidRPr="001A1D2C">
              <w:rPr>
                <w:rFonts w:ascii="Arial" w:hAnsi="Arial" w:cs="Arial"/>
                <w:sz w:val="20"/>
                <w:szCs w:val="20"/>
              </w:rPr>
              <w:fldChar w:fldCharType="begin"/>
            </w:r>
            <w:r w:rsidRPr="001A1D2C">
              <w:rPr>
                <w:rFonts w:ascii="Arial" w:hAnsi="Arial" w:cs="Arial"/>
                <w:sz w:val="20"/>
                <w:szCs w:val="20"/>
              </w:rPr>
              <w:instrText xml:space="preserve"> SEQ Figura \* ARABIC </w:instrText>
            </w:r>
            <w:r w:rsidRPr="001A1D2C">
              <w:rPr>
                <w:rFonts w:ascii="Arial" w:hAnsi="Arial" w:cs="Arial"/>
                <w:sz w:val="20"/>
                <w:szCs w:val="20"/>
              </w:rPr>
              <w:fldChar w:fldCharType="separate"/>
            </w:r>
            <w:r w:rsidR="00107A83">
              <w:rPr>
                <w:rFonts w:ascii="Arial" w:hAnsi="Arial" w:cs="Arial"/>
                <w:noProof/>
                <w:sz w:val="20"/>
                <w:szCs w:val="20"/>
              </w:rPr>
              <w:t>6</w:t>
            </w:r>
            <w:r w:rsidRPr="001A1D2C">
              <w:rPr>
                <w:rFonts w:ascii="Arial" w:hAnsi="Arial" w:cs="Arial"/>
                <w:sz w:val="20"/>
                <w:szCs w:val="20"/>
              </w:rPr>
              <w:fldChar w:fldCharType="end"/>
            </w:r>
            <w:r w:rsidRPr="001A1D2C">
              <w:rPr>
                <w:rFonts w:ascii="Arial" w:hAnsi="Arial" w:cs="Arial"/>
                <w:sz w:val="20"/>
                <w:szCs w:val="20"/>
              </w:rPr>
              <w:t xml:space="preserve"> - Mapa Conceitual segundo item de menu “Notícias”.</w:t>
            </w:r>
            <w:bookmarkEnd w:id="54"/>
          </w:p>
        </w:tc>
      </w:tr>
      <w:tr w:rsidR="001B28B2" w:rsidRPr="001A1D2C" w:rsidTr="001A1D2C">
        <w:trPr>
          <w:jc w:val="center"/>
        </w:trPr>
        <w:tc>
          <w:tcPr>
            <w:tcW w:w="9211" w:type="dxa"/>
            <w:shd w:val="clear" w:color="auto" w:fill="auto"/>
            <w:vAlign w:val="center"/>
          </w:tcPr>
          <w:p w:rsidR="001B28B2" w:rsidRPr="001A1D2C" w:rsidRDefault="00143A85" w:rsidP="001A1D2C">
            <w:pPr>
              <w:spacing w:after="0" w:line="360" w:lineRule="auto"/>
              <w:jc w:val="center"/>
              <w:rPr>
                <w:rFonts w:ascii="Arial" w:hAnsi="Arial" w:cs="Arial"/>
                <w:color w:val="FF0000"/>
                <w:sz w:val="20"/>
                <w:szCs w:val="20"/>
              </w:rPr>
            </w:pPr>
            <w:r>
              <w:rPr>
                <w:rFonts w:ascii="Arial" w:hAnsi="Arial" w:cs="Arial"/>
                <w:noProof/>
                <w:color w:val="FF0000"/>
                <w:sz w:val="20"/>
                <w:szCs w:val="20"/>
                <w:lang w:eastAsia="pt-BR"/>
              </w:rPr>
              <w:drawing>
                <wp:anchor distT="0" distB="0" distL="114300" distR="114300" simplePos="0" relativeHeight="251659264" behindDoc="0" locked="0" layoutInCell="1" allowOverlap="1" wp14:anchorId="50DBD87A" wp14:editId="1D0CB224">
                  <wp:simplePos x="0" y="0"/>
                  <wp:positionH relativeFrom="margin">
                    <wp:align>center</wp:align>
                  </wp:positionH>
                  <wp:positionV relativeFrom="margin">
                    <wp:align>center</wp:align>
                  </wp:positionV>
                  <wp:extent cx="4455160" cy="2764155"/>
                  <wp:effectExtent l="0" t="0" r="0" b="0"/>
                  <wp:wrapSquare wrapText="bothSides"/>
                  <wp:docPr id="4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516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B28B2" w:rsidRPr="001A1D2C" w:rsidTr="001A1D2C">
        <w:trPr>
          <w:jc w:val="center"/>
        </w:trPr>
        <w:tc>
          <w:tcPr>
            <w:tcW w:w="9211" w:type="dxa"/>
            <w:shd w:val="clear" w:color="auto" w:fill="auto"/>
            <w:vAlign w:val="center"/>
          </w:tcPr>
          <w:p w:rsidR="001B28B2" w:rsidRPr="001A1D2C" w:rsidRDefault="001B28B2" w:rsidP="001A1D2C">
            <w:pPr>
              <w:spacing w:before="240" w:after="0" w:line="360" w:lineRule="auto"/>
              <w:jc w:val="center"/>
              <w:rPr>
                <w:rFonts w:ascii="Arial" w:hAnsi="Arial" w:cs="Arial"/>
                <w:color w:val="000000"/>
                <w:sz w:val="20"/>
                <w:szCs w:val="20"/>
              </w:rPr>
            </w:pPr>
            <w:r w:rsidRPr="001A1D2C">
              <w:rPr>
                <w:rFonts w:ascii="Arial" w:hAnsi="Arial" w:cs="Arial"/>
                <w:color w:val="000000"/>
                <w:sz w:val="20"/>
                <w:szCs w:val="20"/>
              </w:rPr>
              <w:t>Fo</w:t>
            </w:r>
            <w:r w:rsidR="00DF3E78" w:rsidRPr="001A1D2C">
              <w:rPr>
                <w:rFonts w:ascii="Arial" w:hAnsi="Arial" w:cs="Arial"/>
                <w:color w:val="000000"/>
                <w:sz w:val="20"/>
                <w:szCs w:val="20"/>
              </w:rPr>
              <w:t>nte: Elaborada pelo autor, 2013.</w:t>
            </w:r>
          </w:p>
        </w:tc>
      </w:tr>
    </w:tbl>
    <w:p w:rsidR="00D7272C" w:rsidRDefault="00D7272C" w:rsidP="00A91437">
      <w:pPr>
        <w:spacing w:after="0" w:line="360" w:lineRule="auto"/>
        <w:jc w:val="both"/>
        <w:rPr>
          <w:rFonts w:ascii="Arial" w:hAnsi="Arial" w:cs="Arial"/>
          <w:color w:val="FF0000"/>
          <w:sz w:val="24"/>
          <w:szCs w:val="24"/>
        </w:rPr>
      </w:pPr>
    </w:p>
    <w:p w:rsidR="00F9150C" w:rsidRPr="00C750DF" w:rsidRDefault="001B28B2" w:rsidP="009A769A">
      <w:pPr>
        <w:spacing w:after="0" w:line="360" w:lineRule="auto"/>
        <w:ind w:firstLine="1134"/>
        <w:jc w:val="both"/>
        <w:rPr>
          <w:color w:val="000000"/>
          <w:sz w:val="24"/>
          <w:szCs w:val="24"/>
        </w:rPr>
      </w:pPr>
      <w:r w:rsidRPr="00C750DF">
        <w:rPr>
          <w:rFonts w:ascii="Arial" w:hAnsi="Arial" w:cs="Arial"/>
          <w:color w:val="000000"/>
          <w:sz w:val="24"/>
          <w:szCs w:val="24"/>
        </w:rPr>
        <w:t>N</w:t>
      </w:r>
      <w:r w:rsidR="00DF3E78" w:rsidRPr="00C750DF">
        <w:rPr>
          <w:rFonts w:ascii="Arial" w:hAnsi="Arial" w:cs="Arial"/>
          <w:color w:val="000000"/>
          <w:sz w:val="24"/>
          <w:szCs w:val="24"/>
        </w:rPr>
        <w:t xml:space="preserve">a figura </w:t>
      </w:r>
      <w:r w:rsidR="001A1D2C">
        <w:rPr>
          <w:rFonts w:ascii="Arial" w:hAnsi="Arial" w:cs="Arial"/>
          <w:color w:val="000000"/>
          <w:sz w:val="24"/>
          <w:szCs w:val="24"/>
        </w:rPr>
        <w:t>6</w:t>
      </w:r>
      <w:r w:rsidR="00254F91">
        <w:rPr>
          <w:rFonts w:ascii="Arial" w:hAnsi="Arial" w:cs="Arial"/>
          <w:color w:val="000000"/>
          <w:sz w:val="24"/>
          <w:szCs w:val="24"/>
        </w:rPr>
        <w:t xml:space="preserve"> foi modelada</w:t>
      </w:r>
      <w:r w:rsidR="009A769A" w:rsidRPr="00C750DF">
        <w:rPr>
          <w:rFonts w:ascii="Arial" w:hAnsi="Arial" w:cs="Arial"/>
          <w:color w:val="000000"/>
          <w:sz w:val="24"/>
          <w:szCs w:val="24"/>
        </w:rPr>
        <w:t xml:space="preserve"> a página de N</w:t>
      </w:r>
      <w:r w:rsidRPr="00C750DF">
        <w:rPr>
          <w:rFonts w:ascii="Arial" w:hAnsi="Arial" w:cs="Arial"/>
          <w:color w:val="000000"/>
          <w:sz w:val="24"/>
          <w:szCs w:val="24"/>
        </w:rPr>
        <w:t>otícias</w:t>
      </w:r>
      <w:r w:rsidR="009A769A" w:rsidRPr="00C750DF">
        <w:rPr>
          <w:rFonts w:ascii="Arial" w:hAnsi="Arial" w:cs="Arial"/>
          <w:color w:val="000000"/>
          <w:sz w:val="24"/>
          <w:szCs w:val="24"/>
        </w:rPr>
        <w:t>, onde constam os m</w:t>
      </w:r>
      <w:r w:rsidRPr="00C750DF">
        <w:rPr>
          <w:rFonts w:ascii="Arial" w:hAnsi="Arial" w:cs="Arial"/>
          <w:color w:val="000000"/>
          <w:sz w:val="24"/>
          <w:szCs w:val="24"/>
        </w:rPr>
        <w:t>esmo</w:t>
      </w:r>
      <w:r w:rsidR="009A769A" w:rsidRPr="00C750DF">
        <w:rPr>
          <w:rFonts w:ascii="Arial" w:hAnsi="Arial" w:cs="Arial"/>
          <w:color w:val="000000"/>
          <w:sz w:val="24"/>
          <w:szCs w:val="24"/>
        </w:rPr>
        <w:t>s</w:t>
      </w:r>
      <w:r w:rsidRPr="00C750DF">
        <w:rPr>
          <w:rFonts w:ascii="Arial" w:hAnsi="Arial" w:cs="Arial"/>
          <w:color w:val="000000"/>
          <w:sz w:val="24"/>
          <w:szCs w:val="24"/>
        </w:rPr>
        <w:t xml:space="preserve"> conteúdo</w:t>
      </w:r>
      <w:r w:rsidR="009A769A" w:rsidRPr="00C750DF">
        <w:rPr>
          <w:rFonts w:ascii="Arial" w:hAnsi="Arial" w:cs="Arial"/>
          <w:color w:val="000000"/>
          <w:sz w:val="24"/>
          <w:szCs w:val="24"/>
        </w:rPr>
        <w:t>s da página inicial:</w:t>
      </w:r>
      <w:r w:rsidRPr="00C750DF">
        <w:rPr>
          <w:rFonts w:ascii="Arial" w:hAnsi="Arial" w:cs="Arial"/>
          <w:color w:val="000000"/>
          <w:sz w:val="24"/>
          <w:szCs w:val="24"/>
        </w:rPr>
        <w:t xml:space="preserve"> Resumo das notícias do mês desde a mais recente, sendo modificada pelas atribuições de informações que possuam algum grau de relevância direta aos serviços prestados pela Prefeitura.</w:t>
      </w:r>
      <w:r w:rsidR="00DF3E78" w:rsidRPr="00C750DF">
        <w:rPr>
          <w:color w:val="000000"/>
          <w:sz w:val="24"/>
          <w:szCs w:val="24"/>
        </w:rPr>
        <w:t xml:space="preserve"> </w:t>
      </w:r>
    </w:p>
    <w:p w:rsidR="00A91437" w:rsidRDefault="00A91437" w:rsidP="009A769A">
      <w:pPr>
        <w:spacing w:after="0" w:line="360" w:lineRule="auto"/>
        <w:ind w:firstLine="1134"/>
        <w:jc w:val="both"/>
        <w:rPr>
          <w:color w:val="FF0000"/>
          <w:sz w:val="24"/>
          <w:szCs w:val="24"/>
        </w:rPr>
      </w:pPr>
    </w:p>
    <w:tbl>
      <w:tblPr>
        <w:tblW w:w="0" w:type="auto"/>
        <w:tblLook w:val="04A0" w:firstRow="1" w:lastRow="0" w:firstColumn="1" w:lastColumn="0" w:noHBand="0" w:noVBand="1"/>
      </w:tblPr>
      <w:tblGrid>
        <w:gridCol w:w="9287"/>
      </w:tblGrid>
      <w:tr w:rsidR="00257320" w:rsidRPr="00F55544" w:rsidTr="00B021A8">
        <w:tc>
          <w:tcPr>
            <w:tcW w:w="9287" w:type="dxa"/>
            <w:shd w:val="clear" w:color="auto" w:fill="auto"/>
            <w:vAlign w:val="center"/>
          </w:tcPr>
          <w:p w:rsidR="00257320" w:rsidRPr="00F55544" w:rsidRDefault="00F55544" w:rsidP="00F55544">
            <w:pPr>
              <w:spacing w:after="0" w:line="360" w:lineRule="auto"/>
              <w:jc w:val="center"/>
              <w:rPr>
                <w:rFonts w:ascii="Arial" w:hAnsi="Arial" w:cs="Arial"/>
                <w:color w:val="000000"/>
                <w:sz w:val="20"/>
                <w:szCs w:val="20"/>
              </w:rPr>
            </w:pPr>
            <w:bookmarkStart w:id="55" w:name="_Toc371424576"/>
            <w:r w:rsidRPr="00F55544">
              <w:rPr>
                <w:rFonts w:ascii="Arial" w:hAnsi="Arial" w:cs="Arial"/>
                <w:sz w:val="20"/>
                <w:szCs w:val="20"/>
              </w:rPr>
              <w:t xml:space="preserve">Figura </w:t>
            </w:r>
            <w:r w:rsidRPr="00F55544">
              <w:rPr>
                <w:rFonts w:ascii="Arial" w:hAnsi="Arial" w:cs="Arial"/>
                <w:sz w:val="20"/>
                <w:szCs w:val="20"/>
              </w:rPr>
              <w:fldChar w:fldCharType="begin"/>
            </w:r>
            <w:r w:rsidRPr="00F55544">
              <w:rPr>
                <w:rFonts w:ascii="Arial" w:hAnsi="Arial" w:cs="Arial"/>
                <w:sz w:val="20"/>
                <w:szCs w:val="20"/>
              </w:rPr>
              <w:instrText xml:space="preserve"> SEQ Figura \* ARABIC </w:instrText>
            </w:r>
            <w:r w:rsidRPr="00F55544">
              <w:rPr>
                <w:rFonts w:ascii="Arial" w:hAnsi="Arial" w:cs="Arial"/>
                <w:sz w:val="20"/>
                <w:szCs w:val="20"/>
              </w:rPr>
              <w:fldChar w:fldCharType="separate"/>
            </w:r>
            <w:r w:rsidR="00107A83">
              <w:rPr>
                <w:rFonts w:ascii="Arial" w:hAnsi="Arial" w:cs="Arial"/>
                <w:noProof/>
                <w:sz w:val="20"/>
                <w:szCs w:val="20"/>
              </w:rPr>
              <w:t>7</w:t>
            </w:r>
            <w:r w:rsidRPr="00F55544">
              <w:rPr>
                <w:rFonts w:ascii="Arial" w:hAnsi="Arial" w:cs="Arial"/>
                <w:sz w:val="20"/>
                <w:szCs w:val="20"/>
              </w:rPr>
              <w:fldChar w:fldCharType="end"/>
            </w:r>
            <w:r w:rsidRPr="00F55544">
              <w:rPr>
                <w:rFonts w:ascii="Arial" w:hAnsi="Arial" w:cs="Arial"/>
                <w:sz w:val="20"/>
                <w:szCs w:val="20"/>
              </w:rPr>
              <w:t xml:space="preserve"> - Mapa Conceitual segundo item de menu “Prefeito Luiz Carlos Gil”.</w:t>
            </w:r>
            <w:bookmarkEnd w:id="55"/>
          </w:p>
        </w:tc>
      </w:tr>
      <w:tr w:rsidR="00257320" w:rsidRPr="00F55544" w:rsidTr="00B021A8">
        <w:tc>
          <w:tcPr>
            <w:tcW w:w="9287" w:type="dxa"/>
            <w:shd w:val="clear" w:color="auto" w:fill="auto"/>
            <w:vAlign w:val="center"/>
          </w:tcPr>
          <w:p w:rsidR="00257320" w:rsidRPr="00F55544" w:rsidRDefault="00143A85" w:rsidP="006A7917">
            <w:pPr>
              <w:spacing w:after="0" w:line="360" w:lineRule="auto"/>
              <w:rPr>
                <w:rFonts w:ascii="Arial" w:hAnsi="Arial" w:cs="Arial"/>
                <w:color w:val="000000"/>
                <w:sz w:val="20"/>
                <w:szCs w:val="20"/>
              </w:rPr>
            </w:pPr>
            <w:r>
              <w:rPr>
                <w:rFonts w:ascii="Arial" w:hAnsi="Arial" w:cs="Arial"/>
                <w:noProof/>
                <w:color w:val="FF0000"/>
                <w:sz w:val="20"/>
                <w:szCs w:val="20"/>
                <w:lang w:eastAsia="pt-BR"/>
              </w:rPr>
              <w:drawing>
                <wp:inline distT="0" distB="0" distL="0" distR="0" wp14:anchorId="0B1ABF30" wp14:editId="1C253914">
                  <wp:extent cx="5724525" cy="2619375"/>
                  <wp:effectExtent l="0" t="0" r="0" b="0"/>
                  <wp:docPr id="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tc>
      </w:tr>
      <w:tr w:rsidR="00257320" w:rsidRPr="00F55544" w:rsidTr="00B021A8">
        <w:tc>
          <w:tcPr>
            <w:tcW w:w="9287" w:type="dxa"/>
            <w:shd w:val="clear" w:color="auto" w:fill="auto"/>
            <w:vAlign w:val="center"/>
          </w:tcPr>
          <w:p w:rsidR="00257320" w:rsidRPr="00F55544" w:rsidRDefault="0053337C" w:rsidP="006A7917">
            <w:pPr>
              <w:spacing w:after="0" w:line="360" w:lineRule="auto"/>
              <w:jc w:val="center"/>
              <w:rPr>
                <w:rFonts w:ascii="Arial" w:hAnsi="Arial" w:cs="Arial"/>
                <w:color w:val="000000"/>
                <w:sz w:val="20"/>
                <w:szCs w:val="20"/>
              </w:rPr>
            </w:pPr>
            <w:r w:rsidRPr="00F55544">
              <w:rPr>
                <w:rFonts w:ascii="Arial" w:hAnsi="Arial" w:cs="Arial"/>
                <w:color w:val="000000"/>
                <w:sz w:val="20"/>
                <w:szCs w:val="20"/>
              </w:rPr>
              <w:t>Fonte: Elaborado pelo autor, 2013.</w:t>
            </w:r>
          </w:p>
        </w:tc>
      </w:tr>
    </w:tbl>
    <w:p w:rsidR="00257320" w:rsidRPr="006A7917" w:rsidRDefault="00257320" w:rsidP="009A769A">
      <w:pPr>
        <w:spacing w:after="0" w:line="360" w:lineRule="auto"/>
        <w:ind w:firstLine="1134"/>
        <w:jc w:val="both"/>
        <w:rPr>
          <w:rFonts w:ascii="Arial" w:hAnsi="Arial" w:cs="Arial"/>
          <w:color w:val="000000"/>
          <w:sz w:val="24"/>
          <w:szCs w:val="24"/>
        </w:rPr>
      </w:pPr>
    </w:p>
    <w:p w:rsidR="0053337C" w:rsidRPr="00C750DF" w:rsidRDefault="002F7BE8" w:rsidP="00F55544">
      <w:pPr>
        <w:pStyle w:val="Recuodecorpodetexto2"/>
      </w:pPr>
      <w:r w:rsidRPr="00C750DF">
        <w:lastRenderedPageBreak/>
        <w:t xml:space="preserve">Na figura </w:t>
      </w:r>
      <w:r w:rsidR="00F55544">
        <w:t xml:space="preserve">7 </w:t>
      </w:r>
      <w:r w:rsidR="00254F91">
        <w:t>foi modelada</w:t>
      </w:r>
      <w:r w:rsidR="0053337C" w:rsidRPr="00C750DF">
        <w:t xml:space="preserve"> a página sobre o Prefeito Luiz Carlos Gil</w:t>
      </w:r>
      <w:r w:rsidR="002D0187" w:rsidRPr="00C750DF">
        <w:t>, onde encontra-se</w:t>
      </w:r>
      <w:r w:rsidR="0053337C" w:rsidRPr="00C750DF">
        <w:t xml:space="preserve"> um</w:t>
      </w:r>
      <w:r w:rsidR="00DE209F" w:rsidRPr="00C750DF">
        <w:t>a foto e um</w:t>
      </w:r>
      <w:r w:rsidR="0053337C" w:rsidRPr="00C750DF">
        <w:t xml:space="preserve"> pequeno texto biográfico</w:t>
      </w:r>
      <w:r w:rsidR="00082882" w:rsidRPr="00C750DF">
        <w:t xml:space="preserve"> </w:t>
      </w:r>
      <w:r w:rsidR="0053337C" w:rsidRPr="00C750DF">
        <w:t xml:space="preserve">a respeito do Prefeito do Município. </w:t>
      </w:r>
    </w:p>
    <w:p w:rsidR="00F55544" w:rsidRDefault="00F55544" w:rsidP="00F55544">
      <w:pPr>
        <w:pStyle w:val="Legenda"/>
        <w:keepNext/>
        <w:jc w:val="center"/>
      </w:pPr>
    </w:p>
    <w:tbl>
      <w:tblPr>
        <w:tblW w:w="0" w:type="auto"/>
        <w:tblLook w:val="04A0" w:firstRow="1" w:lastRow="0" w:firstColumn="1" w:lastColumn="0" w:noHBand="0" w:noVBand="1"/>
      </w:tblPr>
      <w:tblGrid>
        <w:gridCol w:w="9211"/>
      </w:tblGrid>
      <w:tr w:rsidR="002906D4" w:rsidRPr="00F55544" w:rsidTr="009A51DC">
        <w:tc>
          <w:tcPr>
            <w:tcW w:w="9211" w:type="dxa"/>
            <w:shd w:val="clear" w:color="auto" w:fill="auto"/>
            <w:vAlign w:val="center"/>
          </w:tcPr>
          <w:p w:rsidR="002906D4" w:rsidRPr="00F55544" w:rsidRDefault="00F55544" w:rsidP="00F55544">
            <w:pPr>
              <w:spacing w:after="0" w:line="240" w:lineRule="auto"/>
              <w:jc w:val="center"/>
              <w:rPr>
                <w:rFonts w:ascii="Arial" w:hAnsi="Arial" w:cs="Arial"/>
                <w:color w:val="000000"/>
                <w:sz w:val="20"/>
                <w:szCs w:val="20"/>
              </w:rPr>
            </w:pPr>
            <w:bookmarkStart w:id="56" w:name="_Toc371424577"/>
            <w:r w:rsidRPr="00F55544">
              <w:rPr>
                <w:rFonts w:ascii="Arial" w:hAnsi="Arial" w:cs="Arial"/>
                <w:sz w:val="20"/>
                <w:szCs w:val="20"/>
              </w:rPr>
              <w:t xml:space="preserve">Figura </w:t>
            </w:r>
            <w:r w:rsidRPr="00F55544">
              <w:rPr>
                <w:rFonts w:ascii="Arial" w:hAnsi="Arial" w:cs="Arial"/>
                <w:sz w:val="20"/>
                <w:szCs w:val="20"/>
              </w:rPr>
              <w:fldChar w:fldCharType="begin"/>
            </w:r>
            <w:r w:rsidRPr="00F55544">
              <w:rPr>
                <w:rFonts w:ascii="Arial" w:hAnsi="Arial" w:cs="Arial"/>
                <w:sz w:val="20"/>
                <w:szCs w:val="20"/>
              </w:rPr>
              <w:instrText xml:space="preserve"> SEQ Figura \* ARABIC </w:instrText>
            </w:r>
            <w:r w:rsidRPr="00F55544">
              <w:rPr>
                <w:rFonts w:ascii="Arial" w:hAnsi="Arial" w:cs="Arial"/>
                <w:sz w:val="20"/>
                <w:szCs w:val="20"/>
              </w:rPr>
              <w:fldChar w:fldCharType="separate"/>
            </w:r>
            <w:r w:rsidR="00107A83">
              <w:rPr>
                <w:rFonts w:ascii="Arial" w:hAnsi="Arial" w:cs="Arial"/>
                <w:noProof/>
                <w:sz w:val="20"/>
                <w:szCs w:val="20"/>
              </w:rPr>
              <w:t>8</w:t>
            </w:r>
            <w:r w:rsidRPr="00F55544">
              <w:rPr>
                <w:rFonts w:ascii="Arial" w:hAnsi="Arial" w:cs="Arial"/>
                <w:sz w:val="20"/>
                <w:szCs w:val="20"/>
              </w:rPr>
              <w:fldChar w:fldCharType="end"/>
            </w:r>
            <w:r w:rsidRPr="00F55544">
              <w:rPr>
                <w:rFonts w:ascii="Arial" w:hAnsi="Arial" w:cs="Arial"/>
                <w:sz w:val="20"/>
                <w:szCs w:val="20"/>
              </w:rPr>
              <w:t xml:space="preserve"> - Mapa Conceitual segundo item de menu “Gabinete”.</w:t>
            </w:r>
            <w:bookmarkEnd w:id="56"/>
          </w:p>
        </w:tc>
      </w:tr>
      <w:tr w:rsidR="002906D4" w:rsidRPr="00F55544" w:rsidTr="009A51DC">
        <w:tc>
          <w:tcPr>
            <w:tcW w:w="9211" w:type="dxa"/>
            <w:shd w:val="clear" w:color="auto" w:fill="auto"/>
          </w:tcPr>
          <w:p w:rsidR="002906D4" w:rsidRPr="00F55544" w:rsidRDefault="00143A85" w:rsidP="00F55544">
            <w:pPr>
              <w:spacing w:line="240" w:lineRule="auto"/>
              <w:jc w:val="center"/>
              <w:rPr>
                <w:rFonts w:ascii="Arial" w:hAnsi="Arial" w:cs="Arial"/>
                <w:sz w:val="20"/>
                <w:szCs w:val="20"/>
                <w:highlight w:val="yellow"/>
              </w:rPr>
            </w:pPr>
            <w:r>
              <w:rPr>
                <w:rFonts w:ascii="Arial" w:hAnsi="Arial" w:cs="Arial"/>
                <w:noProof/>
                <w:sz w:val="20"/>
                <w:szCs w:val="20"/>
                <w:lang w:eastAsia="pt-BR"/>
              </w:rPr>
              <w:drawing>
                <wp:inline distT="0" distB="0" distL="0" distR="0" wp14:anchorId="5B0B8749" wp14:editId="6451DF3F">
                  <wp:extent cx="4867275" cy="2876550"/>
                  <wp:effectExtent l="0" t="0" r="0" b="0"/>
                  <wp:docPr id="6" name="Imagem 6" descr="Gabin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bin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7275" cy="2876550"/>
                          </a:xfrm>
                          <a:prstGeom prst="rect">
                            <a:avLst/>
                          </a:prstGeom>
                          <a:noFill/>
                          <a:ln>
                            <a:noFill/>
                          </a:ln>
                        </pic:spPr>
                      </pic:pic>
                    </a:graphicData>
                  </a:graphic>
                </wp:inline>
              </w:drawing>
            </w:r>
          </w:p>
        </w:tc>
      </w:tr>
      <w:tr w:rsidR="002906D4" w:rsidRPr="00F55544" w:rsidTr="009A51DC">
        <w:tc>
          <w:tcPr>
            <w:tcW w:w="9211" w:type="dxa"/>
            <w:shd w:val="clear" w:color="auto" w:fill="auto"/>
          </w:tcPr>
          <w:p w:rsidR="002906D4" w:rsidRPr="00F55544" w:rsidRDefault="002906D4" w:rsidP="00F55544">
            <w:pPr>
              <w:spacing w:line="240" w:lineRule="auto"/>
              <w:jc w:val="center"/>
              <w:rPr>
                <w:rFonts w:ascii="Arial" w:hAnsi="Arial" w:cs="Arial"/>
                <w:color w:val="000000"/>
                <w:sz w:val="20"/>
                <w:szCs w:val="20"/>
                <w:highlight w:val="yellow"/>
              </w:rPr>
            </w:pPr>
            <w:r w:rsidRPr="00F55544">
              <w:rPr>
                <w:rFonts w:ascii="Arial" w:hAnsi="Arial" w:cs="Arial"/>
                <w:color w:val="000000"/>
                <w:sz w:val="20"/>
                <w:szCs w:val="20"/>
              </w:rPr>
              <w:t>Fonte: Elaborado pelo autor, 2013.</w:t>
            </w:r>
          </w:p>
        </w:tc>
      </w:tr>
    </w:tbl>
    <w:p w:rsidR="009A51DC" w:rsidRDefault="009A51DC" w:rsidP="002D0187">
      <w:pPr>
        <w:spacing w:after="0" w:line="360" w:lineRule="auto"/>
        <w:ind w:firstLine="1134"/>
        <w:jc w:val="both"/>
        <w:rPr>
          <w:noProof/>
        </w:rPr>
      </w:pPr>
    </w:p>
    <w:p w:rsidR="002D0187" w:rsidRPr="00C750DF" w:rsidRDefault="002D0187" w:rsidP="002D0187">
      <w:pPr>
        <w:spacing w:after="0" w:line="360" w:lineRule="auto"/>
        <w:ind w:firstLine="1134"/>
        <w:jc w:val="both"/>
        <w:rPr>
          <w:rFonts w:ascii="Arial" w:hAnsi="Arial" w:cs="Arial"/>
          <w:color w:val="000000"/>
          <w:sz w:val="24"/>
          <w:szCs w:val="24"/>
        </w:rPr>
      </w:pPr>
      <w:r w:rsidRPr="00C750DF">
        <w:rPr>
          <w:rFonts w:ascii="Arial" w:hAnsi="Arial" w:cs="Arial"/>
          <w:color w:val="000000"/>
          <w:sz w:val="24"/>
          <w:szCs w:val="24"/>
        </w:rPr>
        <w:t>Na fig</w:t>
      </w:r>
      <w:r w:rsidR="00B021A8" w:rsidRPr="00C750DF">
        <w:rPr>
          <w:rFonts w:ascii="Arial" w:hAnsi="Arial" w:cs="Arial"/>
          <w:color w:val="000000"/>
          <w:sz w:val="24"/>
          <w:szCs w:val="24"/>
        </w:rPr>
        <w:t xml:space="preserve">ura </w:t>
      </w:r>
      <w:r w:rsidR="00F55544">
        <w:rPr>
          <w:rFonts w:ascii="Arial" w:hAnsi="Arial" w:cs="Arial"/>
          <w:color w:val="000000"/>
          <w:sz w:val="24"/>
          <w:szCs w:val="24"/>
        </w:rPr>
        <w:t>8</w:t>
      </w:r>
      <w:r w:rsidR="00254F91">
        <w:rPr>
          <w:rFonts w:ascii="Arial" w:hAnsi="Arial" w:cs="Arial"/>
          <w:color w:val="000000"/>
          <w:sz w:val="24"/>
          <w:szCs w:val="24"/>
        </w:rPr>
        <w:t xml:space="preserve"> foi modelada</w:t>
      </w:r>
      <w:r w:rsidRPr="00C750DF">
        <w:rPr>
          <w:rFonts w:ascii="Arial" w:hAnsi="Arial" w:cs="Arial"/>
          <w:color w:val="000000"/>
          <w:sz w:val="24"/>
          <w:szCs w:val="24"/>
        </w:rPr>
        <w:t xml:space="preserve"> a página sobre o </w:t>
      </w:r>
      <w:r w:rsidR="002E28EE" w:rsidRPr="00C750DF">
        <w:rPr>
          <w:rFonts w:ascii="Arial" w:hAnsi="Arial" w:cs="Arial"/>
          <w:color w:val="000000"/>
          <w:sz w:val="24"/>
          <w:szCs w:val="24"/>
        </w:rPr>
        <w:t>Gabinete</w:t>
      </w:r>
      <w:r w:rsidRPr="00C750DF">
        <w:rPr>
          <w:rFonts w:ascii="Arial" w:hAnsi="Arial" w:cs="Arial"/>
          <w:color w:val="000000"/>
          <w:sz w:val="24"/>
          <w:szCs w:val="24"/>
        </w:rPr>
        <w:t>, onde é descrito</w:t>
      </w:r>
      <w:r w:rsidR="009A51DC" w:rsidRPr="00C750DF">
        <w:rPr>
          <w:rFonts w:ascii="Arial" w:hAnsi="Arial" w:cs="Arial"/>
          <w:color w:val="000000"/>
          <w:sz w:val="24"/>
          <w:szCs w:val="24"/>
        </w:rPr>
        <w:t xml:space="preserve"> em um breve texto as funções do gabinete do prefeito, bem como nome e informações de contato do encarregado.</w:t>
      </w:r>
      <w:r w:rsidRPr="00C750DF">
        <w:rPr>
          <w:rFonts w:ascii="Arial" w:hAnsi="Arial" w:cs="Arial"/>
          <w:color w:val="000000"/>
          <w:sz w:val="24"/>
          <w:szCs w:val="24"/>
        </w:rPr>
        <w:t xml:space="preserve"> </w:t>
      </w:r>
    </w:p>
    <w:p w:rsidR="00445670" w:rsidRDefault="00445670" w:rsidP="0053337C">
      <w:pPr>
        <w:spacing w:after="0" w:line="360" w:lineRule="auto"/>
        <w:ind w:firstLine="1134"/>
        <w:jc w:val="both"/>
        <w:rPr>
          <w:rFonts w:ascii="Arial" w:hAnsi="Arial" w:cs="Arial"/>
          <w:color w:val="FF0000"/>
          <w:sz w:val="24"/>
          <w:szCs w:val="24"/>
        </w:rPr>
      </w:pPr>
    </w:p>
    <w:p w:rsidR="00445670" w:rsidRDefault="00445670" w:rsidP="0053337C">
      <w:pPr>
        <w:spacing w:after="0" w:line="360" w:lineRule="auto"/>
        <w:ind w:firstLine="1134"/>
        <w:jc w:val="both"/>
        <w:rPr>
          <w:rFonts w:ascii="Arial" w:hAnsi="Arial" w:cs="Arial"/>
          <w:color w:val="000000"/>
          <w:sz w:val="24"/>
          <w:szCs w:val="24"/>
        </w:rPr>
      </w:pPr>
    </w:p>
    <w:p w:rsidR="00A0696E" w:rsidRDefault="00A0696E" w:rsidP="0053337C">
      <w:pPr>
        <w:spacing w:after="0" w:line="360" w:lineRule="auto"/>
        <w:ind w:firstLine="1134"/>
        <w:jc w:val="both"/>
        <w:rPr>
          <w:ins w:id="57" w:author="User" w:date="2013-11-04T14:29:00Z"/>
          <w:rFonts w:ascii="Arial" w:hAnsi="Arial" w:cs="Arial"/>
          <w:color w:val="000000"/>
          <w:sz w:val="24"/>
          <w:szCs w:val="24"/>
        </w:rPr>
        <w:sectPr w:rsidR="00A0696E" w:rsidSect="00AF08E5">
          <w:pgSz w:w="11906" w:h="16838"/>
          <w:pgMar w:top="1701" w:right="1134" w:bottom="1134" w:left="1701" w:header="709" w:footer="709" w:gutter="0"/>
          <w:cols w:space="708"/>
          <w:docGrid w:linePitch="360"/>
        </w:sectPr>
      </w:pPr>
    </w:p>
    <w:tbl>
      <w:tblPr>
        <w:tblW w:w="0" w:type="auto"/>
        <w:tblLook w:val="04A0" w:firstRow="1" w:lastRow="0" w:firstColumn="1" w:lastColumn="0" w:noHBand="0" w:noVBand="1"/>
      </w:tblPr>
      <w:tblGrid>
        <w:gridCol w:w="14166"/>
      </w:tblGrid>
      <w:tr w:rsidR="002906D4" w:rsidRPr="006A7917" w:rsidTr="00A205A2">
        <w:tc>
          <w:tcPr>
            <w:tcW w:w="14129" w:type="dxa"/>
            <w:shd w:val="clear" w:color="auto" w:fill="auto"/>
            <w:vAlign w:val="center"/>
          </w:tcPr>
          <w:p w:rsidR="002906D4" w:rsidRPr="00A205A2" w:rsidRDefault="00A205A2" w:rsidP="00A205A2">
            <w:pPr>
              <w:spacing w:after="0" w:line="240" w:lineRule="auto"/>
              <w:jc w:val="center"/>
              <w:rPr>
                <w:rFonts w:ascii="Arial" w:hAnsi="Arial" w:cs="Arial"/>
                <w:color w:val="000000"/>
                <w:sz w:val="20"/>
                <w:szCs w:val="20"/>
              </w:rPr>
            </w:pPr>
            <w:bookmarkStart w:id="58" w:name="_Toc371424578"/>
            <w:r w:rsidRPr="00A205A2">
              <w:rPr>
                <w:rFonts w:ascii="Arial" w:hAnsi="Arial" w:cs="Arial"/>
                <w:sz w:val="20"/>
                <w:szCs w:val="20"/>
              </w:rPr>
              <w:lastRenderedPageBreak/>
              <w:t xml:space="preserve">Figura </w:t>
            </w:r>
            <w:r w:rsidRPr="00A205A2">
              <w:rPr>
                <w:rFonts w:ascii="Arial" w:hAnsi="Arial" w:cs="Arial"/>
                <w:sz w:val="20"/>
                <w:szCs w:val="20"/>
              </w:rPr>
              <w:fldChar w:fldCharType="begin"/>
            </w:r>
            <w:r w:rsidRPr="00A205A2">
              <w:rPr>
                <w:rFonts w:ascii="Arial" w:hAnsi="Arial" w:cs="Arial"/>
                <w:sz w:val="20"/>
                <w:szCs w:val="20"/>
              </w:rPr>
              <w:instrText xml:space="preserve"> SEQ Figura \* ARABIC </w:instrText>
            </w:r>
            <w:r w:rsidRPr="00A205A2">
              <w:rPr>
                <w:rFonts w:ascii="Arial" w:hAnsi="Arial" w:cs="Arial"/>
                <w:sz w:val="20"/>
                <w:szCs w:val="20"/>
              </w:rPr>
              <w:fldChar w:fldCharType="separate"/>
            </w:r>
            <w:r w:rsidR="00107A83">
              <w:rPr>
                <w:rFonts w:ascii="Arial" w:hAnsi="Arial" w:cs="Arial"/>
                <w:noProof/>
                <w:sz w:val="20"/>
                <w:szCs w:val="20"/>
              </w:rPr>
              <w:t>9</w:t>
            </w:r>
            <w:r w:rsidRPr="00A205A2">
              <w:rPr>
                <w:rFonts w:ascii="Arial" w:hAnsi="Arial" w:cs="Arial"/>
                <w:sz w:val="20"/>
                <w:szCs w:val="20"/>
              </w:rPr>
              <w:fldChar w:fldCharType="end"/>
            </w:r>
            <w:r w:rsidRPr="00A205A2">
              <w:rPr>
                <w:rFonts w:ascii="Arial" w:hAnsi="Arial" w:cs="Arial"/>
                <w:sz w:val="20"/>
                <w:szCs w:val="20"/>
              </w:rPr>
              <w:t xml:space="preserve"> - Mapa Conceitual segundo item de menu “Publicação Legal”.</w:t>
            </w:r>
            <w:bookmarkEnd w:id="58"/>
          </w:p>
        </w:tc>
      </w:tr>
      <w:tr w:rsidR="002906D4" w:rsidRPr="006A7917" w:rsidTr="00A205A2">
        <w:tc>
          <w:tcPr>
            <w:tcW w:w="14129" w:type="dxa"/>
            <w:shd w:val="clear" w:color="auto" w:fill="auto"/>
            <w:vAlign w:val="center"/>
          </w:tcPr>
          <w:p w:rsidR="002906D4" w:rsidRPr="00A205A2" w:rsidRDefault="00143A85" w:rsidP="00A205A2">
            <w:pPr>
              <w:pStyle w:val="NormalWeb"/>
              <w:spacing w:before="0" w:beforeAutospacing="0" w:after="0" w:afterAutospacing="0"/>
              <w:rPr>
                <w:rFonts w:ascii="Calibri" w:eastAsia="Calibri" w:hAnsi="Calibri" w:cs="Arial"/>
                <w:noProof/>
                <w:color w:val="FF0000"/>
              </w:rPr>
            </w:pPr>
            <w:r>
              <w:rPr>
                <w:rFonts w:ascii="Calibri" w:eastAsia="Calibri" w:hAnsi="Calibri"/>
                <w:noProof/>
              </w:rPr>
              <w:drawing>
                <wp:inline distT="0" distB="0" distL="0" distR="0" wp14:anchorId="33EE6B06" wp14:editId="5C8C97AD">
                  <wp:extent cx="8829675" cy="5181600"/>
                  <wp:effectExtent l="19050" t="19050" r="9525"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29675" cy="5181600"/>
                          </a:xfrm>
                          <a:prstGeom prst="rect">
                            <a:avLst/>
                          </a:prstGeom>
                          <a:noFill/>
                          <a:ln w="3175" cmpd="sng">
                            <a:solidFill>
                              <a:srgbClr val="000000"/>
                            </a:solidFill>
                            <a:miter lim="800000"/>
                            <a:headEnd/>
                            <a:tailEnd/>
                          </a:ln>
                          <a:effectLst/>
                        </pic:spPr>
                      </pic:pic>
                    </a:graphicData>
                  </a:graphic>
                </wp:inline>
              </w:drawing>
            </w:r>
          </w:p>
        </w:tc>
      </w:tr>
      <w:tr w:rsidR="002906D4" w:rsidRPr="006A7917" w:rsidTr="00A205A2">
        <w:tc>
          <w:tcPr>
            <w:tcW w:w="14129" w:type="dxa"/>
            <w:shd w:val="clear" w:color="auto" w:fill="auto"/>
            <w:vAlign w:val="center"/>
          </w:tcPr>
          <w:p w:rsidR="002906D4" w:rsidRPr="006A7917" w:rsidRDefault="002906D4" w:rsidP="00B021A8">
            <w:pPr>
              <w:spacing w:after="0" w:line="240" w:lineRule="auto"/>
              <w:jc w:val="center"/>
              <w:rPr>
                <w:rFonts w:ascii="Arial" w:hAnsi="Arial" w:cs="Arial"/>
                <w:color w:val="000000"/>
                <w:sz w:val="20"/>
                <w:szCs w:val="20"/>
              </w:rPr>
            </w:pPr>
            <w:r w:rsidRPr="006A7917">
              <w:rPr>
                <w:rFonts w:ascii="Arial" w:hAnsi="Arial" w:cs="Arial"/>
                <w:color w:val="000000"/>
                <w:sz w:val="20"/>
                <w:szCs w:val="20"/>
              </w:rPr>
              <w:t>Fonte: Elaborado pelo autor, 2013.</w:t>
            </w:r>
          </w:p>
        </w:tc>
      </w:tr>
    </w:tbl>
    <w:p w:rsidR="002E28EE" w:rsidRPr="00A205A2" w:rsidRDefault="002E28EE" w:rsidP="0053337C">
      <w:pPr>
        <w:spacing w:after="0" w:line="360" w:lineRule="auto"/>
        <w:ind w:firstLine="1134"/>
        <w:jc w:val="both"/>
        <w:rPr>
          <w:rFonts w:ascii="Arial" w:hAnsi="Arial" w:cs="Arial"/>
          <w:color w:val="FF0000"/>
          <w:sz w:val="2"/>
          <w:szCs w:val="24"/>
        </w:rPr>
      </w:pPr>
    </w:p>
    <w:p w:rsidR="00A0696E" w:rsidRPr="00A0696E" w:rsidRDefault="00A0696E" w:rsidP="0055294F">
      <w:pPr>
        <w:spacing w:after="0" w:line="360" w:lineRule="auto"/>
        <w:ind w:firstLine="1134"/>
        <w:jc w:val="both"/>
        <w:rPr>
          <w:ins w:id="59" w:author="User" w:date="2013-11-04T14:29:00Z"/>
          <w:rFonts w:ascii="Arial" w:hAnsi="Arial" w:cs="Arial"/>
          <w:color w:val="000000"/>
          <w:sz w:val="12"/>
          <w:szCs w:val="24"/>
          <w:rPrChange w:id="60" w:author="User" w:date="2013-11-04T14:30:00Z">
            <w:rPr>
              <w:ins w:id="61" w:author="User" w:date="2013-11-04T14:29:00Z"/>
              <w:rFonts w:ascii="Arial" w:hAnsi="Arial" w:cs="Arial"/>
              <w:color w:val="000000"/>
              <w:sz w:val="24"/>
              <w:szCs w:val="24"/>
            </w:rPr>
          </w:rPrChange>
        </w:rPr>
        <w:sectPr w:rsidR="00A0696E" w:rsidRPr="00A0696E" w:rsidSect="00A27AF3">
          <w:pgSz w:w="16838" w:h="11906" w:orient="landscape"/>
          <w:pgMar w:top="1701" w:right="1701" w:bottom="1134" w:left="1134" w:header="709" w:footer="709" w:gutter="0"/>
          <w:cols w:space="708"/>
          <w:docGrid w:linePitch="360"/>
        </w:sectPr>
      </w:pPr>
    </w:p>
    <w:p w:rsidR="0055294F" w:rsidRDefault="002911E3" w:rsidP="0055294F">
      <w:pPr>
        <w:spacing w:after="0" w:line="360" w:lineRule="auto"/>
        <w:ind w:firstLine="1134"/>
        <w:jc w:val="both"/>
        <w:rPr>
          <w:rFonts w:ascii="Arial" w:hAnsi="Arial" w:cs="Arial"/>
          <w:sz w:val="24"/>
          <w:szCs w:val="24"/>
        </w:rPr>
      </w:pPr>
      <w:r w:rsidRPr="0055294F">
        <w:rPr>
          <w:rFonts w:ascii="Arial" w:hAnsi="Arial" w:cs="Arial"/>
          <w:color w:val="000000"/>
          <w:sz w:val="24"/>
          <w:szCs w:val="24"/>
        </w:rPr>
        <w:lastRenderedPageBreak/>
        <w:t xml:space="preserve">Na figura </w:t>
      </w:r>
      <w:r w:rsidR="00A205A2">
        <w:rPr>
          <w:rFonts w:ascii="Arial" w:hAnsi="Arial" w:cs="Arial"/>
          <w:color w:val="000000"/>
          <w:sz w:val="24"/>
          <w:szCs w:val="24"/>
        </w:rPr>
        <w:t>9</w:t>
      </w:r>
      <w:r w:rsidRPr="0055294F">
        <w:rPr>
          <w:rFonts w:ascii="Arial" w:hAnsi="Arial" w:cs="Arial"/>
          <w:color w:val="000000"/>
          <w:sz w:val="24"/>
          <w:szCs w:val="24"/>
        </w:rPr>
        <w:t xml:space="preserve"> foi modelada</w:t>
      </w:r>
      <w:r w:rsidR="000E3F34" w:rsidRPr="0055294F">
        <w:rPr>
          <w:rFonts w:ascii="Arial" w:hAnsi="Arial" w:cs="Arial"/>
          <w:color w:val="000000"/>
          <w:sz w:val="24"/>
          <w:szCs w:val="24"/>
        </w:rPr>
        <w:t xml:space="preserve"> a página sobre “Publicação Legal”</w:t>
      </w:r>
      <w:r w:rsidRPr="0055294F">
        <w:rPr>
          <w:rFonts w:ascii="Arial" w:hAnsi="Arial" w:cs="Arial"/>
          <w:color w:val="000000"/>
          <w:sz w:val="24"/>
          <w:szCs w:val="24"/>
        </w:rPr>
        <w:t xml:space="preserve">, </w:t>
      </w:r>
      <w:r w:rsidR="000E3F34" w:rsidRPr="0055294F">
        <w:rPr>
          <w:rFonts w:ascii="Arial" w:hAnsi="Arial" w:cs="Arial"/>
          <w:color w:val="000000"/>
          <w:sz w:val="24"/>
          <w:szCs w:val="24"/>
        </w:rPr>
        <w:t>onde</w:t>
      </w:r>
      <w:r w:rsidRPr="0055294F">
        <w:rPr>
          <w:rFonts w:ascii="Arial" w:hAnsi="Arial" w:cs="Arial"/>
          <w:color w:val="000000"/>
          <w:sz w:val="24"/>
          <w:szCs w:val="24"/>
        </w:rPr>
        <w:t xml:space="preserve"> </w:t>
      </w:r>
      <w:r w:rsidR="000E3F34" w:rsidRPr="0055294F">
        <w:rPr>
          <w:rFonts w:ascii="Arial" w:hAnsi="Arial" w:cs="Arial"/>
          <w:color w:val="000000"/>
          <w:sz w:val="24"/>
          <w:szCs w:val="24"/>
        </w:rPr>
        <w:t xml:space="preserve">constam informações </w:t>
      </w:r>
      <w:r w:rsidR="006E0A9D" w:rsidRPr="0055294F">
        <w:rPr>
          <w:rFonts w:ascii="Arial" w:hAnsi="Arial" w:cs="Arial"/>
          <w:color w:val="000000"/>
          <w:sz w:val="24"/>
          <w:szCs w:val="24"/>
        </w:rPr>
        <w:t>como</w:t>
      </w:r>
      <w:r w:rsidR="00565328" w:rsidRPr="0055294F">
        <w:rPr>
          <w:rFonts w:ascii="Arial" w:hAnsi="Arial" w:cs="Arial"/>
          <w:color w:val="000000"/>
          <w:sz w:val="24"/>
          <w:szCs w:val="24"/>
        </w:rPr>
        <w:t xml:space="preserve"> “</w:t>
      </w:r>
      <w:r w:rsidR="006E0A9D" w:rsidRPr="0055294F">
        <w:rPr>
          <w:rFonts w:ascii="Arial" w:hAnsi="Arial" w:cs="Arial"/>
          <w:color w:val="000000"/>
          <w:sz w:val="24"/>
          <w:szCs w:val="24"/>
        </w:rPr>
        <w:t xml:space="preserve">Educação”, “Contratos”, </w:t>
      </w:r>
      <w:r w:rsidR="00565328" w:rsidRPr="0055294F">
        <w:rPr>
          <w:rFonts w:ascii="Arial" w:hAnsi="Arial" w:cs="Arial"/>
          <w:color w:val="000000"/>
          <w:sz w:val="24"/>
          <w:szCs w:val="24"/>
        </w:rPr>
        <w:t>”</w:t>
      </w:r>
      <w:r w:rsidR="006E0A9D" w:rsidRPr="0055294F">
        <w:rPr>
          <w:rFonts w:ascii="Arial" w:hAnsi="Arial" w:cs="Arial"/>
          <w:color w:val="000000"/>
          <w:sz w:val="24"/>
          <w:szCs w:val="24"/>
        </w:rPr>
        <w:t>Convênio”</w:t>
      </w:r>
      <w:r w:rsidRPr="0055294F">
        <w:rPr>
          <w:rFonts w:ascii="Arial" w:hAnsi="Arial" w:cs="Arial"/>
          <w:color w:val="000000"/>
          <w:sz w:val="24"/>
          <w:szCs w:val="24"/>
        </w:rPr>
        <w:t>,</w:t>
      </w:r>
      <w:r w:rsidR="006E0A9D" w:rsidRPr="0055294F">
        <w:rPr>
          <w:rFonts w:ascii="Arial" w:hAnsi="Arial" w:cs="Arial"/>
          <w:color w:val="000000"/>
          <w:sz w:val="24"/>
          <w:szCs w:val="24"/>
        </w:rPr>
        <w:t xml:space="preserve"> dentre outros</w:t>
      </w:r>
      <w:r w:rsidR="00565328" w:rsidRPr="0055294F">
        <w:rPr>
          <w:rFonts w:ascii="Arial" w:hAnsi="Arial" w:cs="Arial"/>
          <w:color w:val="000000"/>
          <w:sz w:val="24"/>
          <w:szCs w:val="24"/>
        </w:rPr>
        <w:t>,</w:t>
      </w:r>
      <w:r w:rsidR="006E0A9D" w:rsidRPr="00C750DF">
        <w:rPr>
          <w:rFonts w:cs="Arial"/>
          <w:color w:val="000000"/>
        </w:rPr>
        <w:t xml:space="preserve"> </w:t>
      </w:r>
      <w:r w:rsidR="0055294F">
        <w:rPr>
          <w:rFonts w:ascii="Arial" w:hAnsi="Arial" w:cs="Arial"/>
          <w:sz w:val="24"/>
          <w:szCs w:val="24"/>
        </w:rPr>
        <w:t xml:space="preserve">o qual será descrito </w:t>
      </w:r>
      <w:r w:rsidR="00175B65">
        <w:rPr>
          <w:rFonts w:ascii="Arial" w:hAnsi="Arial" w:cs="Arial"/>
          <w:sz w:val="24"/>
          <w:szCs w:val="24"/>
        </w:rPr>
        <w:t xml:space="preserve">detalhadamente </w:t>
      </w:r>
      <w:r w:rsidR="0055294F">
        <w:rPr>
          <w:rFonts w:ascii="Arial" w:hAnsi="Arial" w:cs="Arial"/>
          <w:sz w:val="24"/>
          <w:szCs w:val="24"/>
        </w:rPr>
        <w:t>no item 7.1 na análise no Portal deste objeto.</w:t>
      </w:r>
      <w:r w:rsidR="0055294F" w:rsidRPr="00F24172">
        <w:rPr>
          <w:rFonts w:ascii="Arial" w:hAnsi="Arial" w:cs="Arial"/>
          <w:sz w:val="24"/>
          <w:szCs w:val="24"/>
        </w:rPr>
        <w:t xml:space="preserve"> </w:t>
      </w:r>
    </w:p>
    <w:p w:rsidR="00A205A2" w:rsidRDefault="00A205A2" w:rsidP="00A205A2">
      <w:pPr>
        <w:pStyle w:val="Legenda"/>
        <w:keepNext/>
      </w:pPr>
    </w:p>
    <w:tbl>
      <w:tblPr>
        <w:tblW w:w="0" w:type="auto"/>
        <w:tblInd w:w="-965" w:type="dxa"/>
        <w:tblLook w:val="04A0" w:firstRow="1" w:lastRow="0" w:firstColumn="1" w:lastColumn="0" w:noHBand="0" w:noVBand="1"/>
      </w:tblPr>
      <w:tblGrid>
        <w:gridCol w:w="9287"/>
      </w:tblGrid>
      <w:tr w:rsidR="00F077D4" w:rsidRPr="006A7917" w:rsidTr="00A205A2">
        <w:tc>
          <w:tcPr>
            <w:tcW w:w="9287" w:type="dxa"/>
            <w:shd w:val="clear" w:color="auto" w:fill="auto"/>
            <w:vAlign w:val="center"/>
          </w:tcPr>
          <w:p w:rsidR="00F077D4" w:rsidRPr="00A205A2" w:rsidRDefault="00A205A2" w:rsidP="00A205A2">
            <w:pPr>
              <w:spacing w:after="0" w:line="240" w:lineRule="auto"/>
              <w:jc w:val="center"/>
              <w:rPr>
                <w:rFonts w:ascii="Arial" w:hAnsi="Arial" w:cs="Arial"/>
                <w:color w:val="000000"/>
                <w:sz w:val="20"/>
                <w:szCs w:val="20"/>
              </w:rPr>
            </w:pPr>
            <w:bookmarkStart w:id="62" w:name="_Toc371424579"/>
            <w:r w:rsidRPr="00A205A2">
              <w:rPr>
                <w:rFonts w:ascii="Arial" w:hAnsi="Arial" w:cs="Arial"/>
                <w:sz w:val="20"/>
                <w:szCs w:val="20"/>
              </w:rPr>
              <w:t xml:space="preserve">Figura </w:t>
            </w:r>
            <w:r w:rsidRPr="00A205A2">
              <w:rPr>
                <w:rFonts w:ascii="Arial" w:hAnsi="Arial" w:cs="Arial"/>
                <w:sz w:val="20"/>
                <w:szCs w:val="20"/>
              </w:rPr>
              <w:fldChar w:fldCharType="begin"/>
            </w:r>
            <w:r w:rsidRPr="00A205A2">
              <w:rPr>
                <w:rFonts w:ascii="Arial" w:hAnsi="Arial" w:cs="Arial"/>
                <w:sz w:val="20"/>
                <w:szCs w:val="20"/>
              </w:rPr>
              <w:instrText xml:space="preserve"> SEQ Figura \* ARABIC </w:instrText>
            </w:r>
            <w:r w:rsidRPr="00A205A2">
              <w:rPr>
                <w:rFonts w:ascii="Arial" w:hAnsi="Arial" w:cs="Arial"/>
                <w:sz w:val="20"/>
                <w:szCs w:val="20"/>
              </w:rPr>
              <w:fldChar w:fldCharType="separate"/>
            </w:r>
            <w:r w:rsidR="00107A83">
              <w:rPr>
                <w:rFonts w:ascii="Arial" w:hAnsi="Arial" w:cs="Arial"/>
                <w:noProof/>
                <w:sz w:val="20"/>
                <w:szCs w:val="20"/>
              </w:rPr>
              <w:t>10</w:t>
            </w:r>
            <w:r w:rsidRPr="00A205A2">
              <w:rPr>
                <w:rFonts w:ascii="Arial" w:hAnsi="Arial" w:cs="Arial"/>
                <w:sz w:val="20"/>
                <w:szCs w:val="20"/>
              </w:rPr>
              <w:fldChar w:fldCharType="end"/>
            </w:r>
            <w:r w:rsidRPr="00A205A2">
              <w:rPr>
                <w:rFonts w:ascii="Arial" w:hAnsi="Arial" w:cs="Arial"/>
                <w:sz w:val="20"/>
                <w:szCs w:val="20"/>
              </w:rPr>
              <w:t xml:space="preserve"> - Mapa Conceitual segundo item de menu “Departamentos”.</w:t>
            </w:r>
            <w:bookmarkEnd w:id="62"/>
          </w:p>
        </w:tc>
      </w:tr>
      <w:tr w:rsidR="00F077D4" w:rsidRPr="006A7917" w:rsidTr="00A205A2">
        <w:trPr>
          <w:trHeight w:val="4851"/>
        </w:trPr>
        <w:tc>
          <w:tcPr>
            <w:tcW w:w="9287" w:type="dxa"/>
            <w:shd w:val="clear" w:color="auto" w:fill="auto"/>
          </w:tcPr>
          <w:p w:rsidR="00F077D4" w:rsidRPr="006A7917" w:rsidRDefault="00143A85" w:rsidP="00A205A2">
            <w:pPr>
              <w:spacing w:after="0" w:line="240" w:lineRule="auto"/>
              <w:jc w:val="both"/>
              <w:rPr>
                <w:rFonts w:ascii="Arial" w:hAnsi="Arial" w:cs="Arial"/>
                <w:color w:val="FF0000"/>
                <w:sz w:val="24"/>
                <w:szCs w:val="24"/>
              </w:rPr>
            </w:pPr>
            <w:r>
              <w:rPr>
                <w:noProof/>
                <w:lang w:eastAsia="pt-BR"/>
              </w:rPr>
              <w:drawing>
                <wp:anchor distT="0" distB="0" distL="114300" distR="114300" simplePos="0" relativeHeight="251653120" behindDoc="0" locked="0" layoutInCell="1" allowOverlap="1" wp14:anchorId="18A3A12A" wp14:editId="586A8F83">
                  <wp:simplePos x="0" y="0"/>
                  <wp:positionH relativeFrom="margin">
                    <wp:posOffset>678180</wp:posOffset>
                  </wp:positionH>
                  <wp:positionV relativeFrom="margin">
                    <wp:posOffset>83820</wp:posOffset>
                  </wp:positionV>
                  <wp:extent cx="5560060" cy="2905125"/>
                  <wp:effectExtent l="19050" t="19050" r="2540" b="9525"/>
                  <wp:wrapSquare wrapText="bothSides"/>
                  <wp:docPr id="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0060" cy="29051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r w:rsidR="00F077D4" w:rsidRPr="006A7917" w:rsidTr="00A205A2">
        <w:tc>
          <w:tcPr>
            <w:tcW w:w="9287" w:type="dxa"/>
            <w:shd w:val="clear" w:color="auto" w:fill="auto"/>
          </w:tcPr>
          <w:p w:rsidR="00F077D4" w:rsidRPr="006A7917" w:rsidRDefault="00F077D4" w:rsidP="00A205A2">
            <w:pPr>
              <w:spacing w:after="0" w:line="240" w:lineRule="auto"/>
              <w:jc w:val="center"/>
              <w:rPr>
                <w:rFonts w:ascii="Arial" w:hAnsi="Arial" w:cs="Arial"/>
                <w:color w:val="FF0000"/>
                <w:sz w:val="24"/>
                <w:szCs w:val="24"/>
              </w:rPr>
            </w:pPr>
            <w:r w:rsidRPr="006A7917">
              <w:rPr>
                <w:rFonts w:ascii="Arial" w:hAnsi="Arial" w:cs="Arial"/>
                <w:color w:val="000000"/>
                <w:sz w:val="20"/>
                <w:szCs w:val="20"/>
              </w:rPr>
              <w:t>Fonte: Elaborado pelo autor, 2013.</w:t>
            </w:r>
          </w:p>
        </w:tc>
      </w:tr>
    </w:tbl>
    <w:p w:rsidR="000E3F34" w:rsidRDefault="000E3F34" w:rsidP="0053337C">
      <w:pPr>
        <w:spacing w:after="0" w:line="360" w:lineRule="auto"/>
        <w:ind w:firstLine="1134"/>
        <w:jc w:val="both"/>
        <w:rPr>
          <w:rFonts w:ascii="Arial" w:hAnsi="Arial" w:cs="Arial"/>
          <w:color w:val="FF0000"/>
          <w:sz w:val="24"/>
          <w:szCs w:val="24"/>
        </w:rPr>
      </w:pPr>
    </w:p>
    <w:p w:rsidR="002906D4" w:rsidRPr="00C750DF" w:rsidRDefault="00EB3A1F" w:rsidP="0053337C">
      <w:pPr>
        <w:spacing w:after="0" w:line="360" w:lineRule="auto"/>
        <w:ind w:firstLine="1134"/>
        <w:jc w:val="both"/>
        <w:rPr>
          <w:rFonts w:ascii="Arial" w:hAnsi="Arial" w:cs="Arial"/>
          <w:color w:val="000000"/>
          <w:sz w:val="24"/>
          <w:szCs w:val="24"/>
        </w:rPr>
      </w:pPr>
      <w:r w:rsidRPr="00C750DF">
        <w:rPr>
          <w:rFonts w:ascii="Arial" w:hAnsi="Arial" w:cs="Arial"/>
          <w:color w:val="000000"/>
          <w:sz w:val="24"/>
          <w:szCs w:val="24"/>
        </w:rPr>
        <w:t xml:space="preserve">Na figura </w:t>
      </w:r>
      <w:r w:rsidR="00A205A2">
        <w:rPr>
          <w:rFonts w:ascii="Arial" w:hAnsi="Arial" w:cs="Arial"/>
          <w:color w:val="000000"/>
          <w:sz w:val="24"/>
          <w:szCs w:val="24"/>
        </w:rPr>
        <w:t>10</w:t>
      </w:r>
      <w:r w:rsidRPr="00C750DF">
        <w:rPr>
          <w:rFonts w:ascii="Arial" w:hAnsi="Arial" w:cs="Arial"/>
          <w:color w:val="000000"/>
          <w:sz w:val="24"/>
          <w:szCs w:val="24"/>
        </w:rPr>
        <w:t xml:space="preserve"> foi modelada</w:t>
      </w:r>
      <w:r w:rsidR="000E3F34" w:rsidRPr="00C750DF">
        <w:rPr>
          <w:rFonts w:ascii="Arial" w:hAnsi="Arial" w:cs="Arial"/>
          <w:color w:val="000000"/>
          <w:sz w:val="24"/>
          <w:szCs w:val="24"/>
        </w:rPr>
        <w:t xml:space="preserve"> a página sobre Departamentos, onde em cada subdivisão é possível encontrar dados a respeito do encarregado de cada Departamento, bem como informações</w:t>
      </w:r>
      <w:r w:rsidRPr="00C750DF">
        <w:rPr>
          <w:rFonts w:ascii="Arial" w:hAnsi="Arial" w:cs="Arial"/>
          <w:color w:val="000000"/>
          <w:sz w:val="24"/>
          <w:szCs w:val="24"/>
        </w:rPr>
        <w:t xml:space="preserve"> a respeito do Departamento e</w:t>
      </w:r>
      <w:r w:rsidR="000E3F34" w:rsidRPr="00C750DF">
        <w:rPr>
          <w:rFonts w:ascii="Arial" w:hAnsi="Arial" w:cs="Arial"/>
          <w:color w:val="000000"/>
          <w:sz w:val="24"/>
          <w:szCs w:val="24"/>
        </w:rPr>
        <w:t xml:space="preserve"> de contato</w:t>
      </w:r>
      <w:r w:rsidRPr="00C750DF">
        <w:rPr>
          <w:rFonts w:ascii="Arial" w:hAnsi="Arial" w:cs="Arial"/>
          <w:color w:val="000000"/>
          <w:sz w:val="24"/>
          <w:szCs w:val="24"/>
        </w:rPr>
        <w:t xml:space="preserve"> do encarregado</w:t>
      </w:r>
      <w:r w:rsidR="000E3F34" w:rsidRPr="00C750DF">
        <w:rPr>
          <w:rFonts w:ascii="Arial" w:hAnsi="Arial" w:cs="Arial"/>
          <w:color w:val="000000"/>
          <w:sz w:val="24"/>
          <w:szCs w:val="24"/>
        </w:rPr>
        <w:t>.</w:t>
      </w:r>
    </w:p>
    <w:p w:rsidR="002906D4" w:rsidRDefault="002906D4" w:rsidP="0053337C">
      <w:pPr>
        <w:spacing w:after="0" w:line="360" w:lineRule="auto"/>
        <w:ind w:firstLine="1134"/>
        <w:jc w:val="both"/>
        <w:rPr>
          <w:rFonts w:ascii="Arial" w:hAnsi="Arial" w:cs="Arial"/>
          <w:color w:val="FF0000"/>
          <w:sz w:val="24"/>
          <w:szCs w:val="24"/>
        </w:rPr>
      </w:pPr>
    </w:p>
    <w:tbl>
      <w:tblPr>
        <w:tblW w:w="9516" w:type="dxa"/>
        <w:tblLook w:val="04A0" w:firstRow="1" w:lastRow="0" w:firstColumn="1" w:lastColumn="0" w:noHBand="0" w:noVBand="1"/>
      </w:tblPr>
      <w:tblGrid>
        <w:gridCol w:w="9516"/>
      </w:tblGrid>
      <w:tr w:rsidR="00F077D4" w:rsidRPr="00A205A2" w:rsidTr="006A7917">
        <w:trPr>
          <w:trHeight w:val="358"/>
        </w:trPr>
        <w:tc>
          <w:tcPr>
            <w:tcW w:w="9516" w:type="dxa"/>
            <w:shd w:val="clear" w:color="auto" w:fill="auto"/>
            <w:vAlign w:val="center"/>
          </w:tcPr>
          <w:p w:rsidR="00F077D4" w:rsidRPr="00A205A2" w:rsidRDefault="00A0696E" w:rsidP="00A0696E">
            <w:pPr>
              <w:spacing w:after="0" w:line="240" w:lineRule="auto"/>
              <w:jc w:val="center"/>
              <w:rPr>
                <w:rFonts w:ascii="Arial" w:hAnsi="Arial" w:cs="Arial"/>
                <w:color w:val="000000"/>
                <w:sz w:val="20"/>
                <w:szCs w:val="20"/>
              </w:rPr>
            </w:pPr>
            <w:r w:rsidRPr="00A205A2">
              <w:rPr>
                <w:rFonts w:ascii="Arial" w:hAnsi="Arial" w:cs="Arial"/>
                <w:color w:val="000000"/>
                <w:sz w:val="20"/>
                <w:szCs w:val="20"/>
              </w:rPr>
              <w:br w:type="page"/>
            </w:r>
            <w:bookmarkStart w:id="63" w:name="_Toc371424580"/>
            <w:r w:rsidR="00A205A2" w:rsidRPr="00A205A2">
              <w:rPr>
                <w:rFonts w:ascii="Arial" w:hAnsi="Arial" w:cs="Arial"/>
                <w:sz w:val="20"/>
                <w:szCs w:val="20"/>
              </w:rPr>
              <w:t xml:space="preserve">Figura </w:t>
            </w:r>
            <w:r w:rsidR="00A205A2" w:rsidRPr="00A205A2">
              <w:rPr>
                <w:rFonts w:ascii="Arial" w:hAnsi="Arial" w:cs="Arial"/>
                <w:sz w:val="20"/>
                <w:szCs w:val="20"/>
              </w:rPr>
              <w:fldChar w:fldCharType="begin"/>
            </w:r>
            <w:r w:rsidR="00A205A2" w:rsidRPr="00A205A2">
              <w:rPr>
                <w:rFonts w:ascii="Arial" w:hAnsi="Arial" w:cs="Arial"/>
                <w:sz w:val="20"/>
                <w:szCs w:val="20"/>
              </w:rPr>
              <w:instrText xml:space="preserve"> SEQ Figura \* ARABIC </w:instrText>
            </w:r>
            <w:r w:rsidR="00A205A2" w:rsidRPr="00A205A2">
              <w:rPr>
                <w:rFonts w:ascii="Arial" w:hAnsi="Arial" w:cs="Arial"/>
                <w:sz w:val="20"/>
                <w:szCs w:val="20"/>
              </w:rPr>
              <w:fldChar w:fldCharType="separate"/>
            </w:r>
            <w:r w:rsidR="00107A83">
              <w:rPr>
                <w:rFonts w:ascii="Arial" w:hAnsi="Arial" w:cs="Arial"/>
                <w:noProof/>
                <w:sz w:val="20"/>
                <w:szCs w:val="20"/>
              </w:rPr>
              <w:t>11</w:t>
            </w:r>
            <w:r w:rsidR="00A205A2" w:rsidRPr="00A205A2">
              <w:rPr>
                <w:rFonts w:ascii="Arial" w:hAnsi="Arial" w:cs="Arial"/>
                <w:sz w:val="20"/>
                <w:szCs w:val="20"/>
              </w:rPr>
              <w:fldChar w:fldCharType="end"/>
            </w:r>
            <w:r w:rsidR="00A205A2" w:rsidRPr="00A205A2">
              <w:rPr>
                <w:rFonts w:ascii="Arial" w:hAnsi="Arial" w:cs="Arial"/>
                <w:sz w:val="20"/>
                <w:szCs w:val="20"/>
              </w:rPr>
              <w:t xml:space="preserve"> - Mapa Conceitual segundo item de menu “Imprensa”.</w:t>
            </w:r>
            <w:bookmarkEnd w:id="63"/>
          </w:p>
        </w:tc>
      </w:tr>
      <w:tr w:rsidR="00F077D4" w:rsidRPr="00A205A2" w:rsidTr="00B021A8">
        <w:trPr>
          <w:trHeight w:val="2547"/>
        </w:trPr>
        <w:tc>
          <w:tcPr>
            <w:tcW w:w="9516" w:type="dxa"/>
            <w:shd w:val="clear" w:color="auto" w:fill="auto"/>
            <w:vAlign w:val="center"/>
          </w:tcPr>
          <w:p w:rsidR="00F077D4" w:rsidRPr="00A205A2" w:rsidRDefault="00143A85" w:rsidP="00B021A8">
            <w:pPr>
              <w:spacing w:after="0" w:line="240" w:lineRule="auto"/>
              <w:ind w:left="-142"/>
              <w:rPr>
                <w:rFonts w:ascii="Arial" w:hAnsi="Arial" w:cs="Arial"/>
                <w:color w:val="FF0000"/>
                <w:sz w:val="20"/>
                <w:szCs w:val="20"/>
              </w:rPr>
            </w:pPr>
            <w:r>
              <w:rPr>
                <w:rFonts w:ascii="Arial" w:hAnsi="Arial" w:cs="Arial"/>
                <w:noProof/>
                <w:sz w:val="20"/>
                <w:szCs w:val="20"/>
                <w:lang w:eastAsia="pt-BR"/>
              </w:rPr>
              <w:drawing>
                <wp:anchor distT="0" distB="0" distL="114300" distR="114300" simplePos="0" relativeHeight="251652096" behindDoc="0" locked="0" layoutInCell="1" allowOverlap="1" wp14:anchorId="0B108AD5" wp14:editId="14AAB29F">
                  <wp:simplePos x="0" y="0"/>
                  <wp:positionH relativeFrom="margin">
                    <wp:align>center</wp:align>
                  </wp:positionH>
                  <wp:positionV relativeFrom="margin">
                    <wp:align>center</wp:align>
                  </wp:positionV>
                  <wp:extent cx="5886450" cy="1504950"/>
                  <wp:effectExtent l="19050" t="19050" r="0" b="0"/>
                  <wp:wrapSquare wrapText="bothSides"/>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6450" cy="1504950"/>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F077D4" w:rsidRPr="00A205A2" w:rsidTr="006A7917">
        <w:trPr>
          <w:trHeight w:val="358"/>
        </w:trPr>
        <w:tc>
          <w:tcPr>
            <w:tcW w:w="9516" w:type="dxa"/>
            <w:shd w:val="clear" w:color="auto" w:fill="auto"/>
          </w:tcPr>
          <w:p w:rsidR="00F077D4" w:rsidRPr="00A205A2" w:rsidRDefault="00F077D4" w:rsidP="00B021A8">
            <w:pPr>
              <w:spacing w:after="0" w:line="240" w:lineRule="auto"/>
              <w:jc w:val="center"/>
              <w:rPr>
                <w:rFonts w:ascii="Arial" w:hAnsi="Arial" w:cs="Arial"/>
                <w:color w:val="FF0000"/>
                <w:sz w:val="20"/>
                <w:szCs w:val="20"/>
              </w:rPr>
            </w:pPr>
            <w:r w:rsidRPr="00A205A2">
              <w:rPr>
                <w:rFonts w:ascii="Arial" w:hAnsi="Arial" w:cs="Arial"/>
                <w:color w:val="000000"/>
                <w:sz w:val="20"/>
                <w:szCs w:val="20"/>
              </w:rPr>
              <w:t>Fonte: Elaborado pelo autor, 2013.</w:t>
            </w:r>
          </w:p>
        </w:tc>
      </w:tr>
    </w:tbl>
    <w:p w:rsidR="006A7917" w:rsidRDefault="006A7917" w:rsidP="0053337C">
      <w:pPr>
        <w:spacing w:after="0" w:line="360" w:lineRule="auto"/>
        <w:ind w:firstLine="1134"/>
        <w:jc w:val="both"/>
        <w:rPr>
          <w:rFonts w:ascii="Arial" w:hAnsi="Arial" w:cs="Arial"/>
          <w:color w:val="FF0000"/>
          <w:sz w:val="24"/>
          <w:szCs w:val="24"/>
          <w:highlight w:val="yellow"/>
        </w:rPr>
      </w:pPr>
    </w:p>
    <w:p w:rsidR="002906D4" w:rsidRPr="00C750DF" w:rsidRDefault="00254F91" w:rsidP="00254F91">
      <w:pPr>
        <w:spacing w:after="0" w:line="360" w:lineRule="auto"/>
        <w:ind w:firstLine="1134"/>
        <w:jc w:val="both"/>
        <w:rPr>
          <w:rFonts w:ascii="Arial" w:hAnsi="Arial" w:cs="Arial"/>
          <w:color w:val="000000"/>
          <w:sz w:val="24"/>
          <w:szCs w:val="24"/>
        </w:rPr>
      </w:pPr>
      <w:r>
        <w:rPr>
          <w:rFonts w:ascii="Arial" w:hAnsi="Arial" w:cs="Arial"/>
          <w:color w:val="000000"/>
          <w:sz w:val="24"/>
          <w:szCs w:val="24"/>
        </w:rPr>
        <w:lastRenderedPageBreak/>
        <w:t xml:space="preserve">Na figura </w:t>
      </w:r>
      <w:r w:rsidR="00A205A2">
        <w:rPr>
          <w:rFonts w:ascii="Arial" w:hAnsi="Arial" w:cs="Arial"/>
          <w:color w:val="000000"/>
          <w:sz w:val="24"/>
          <w:szCs w:val="24"/>
        </w:rPr>
        <w:t>11</w:t>
      </w:r>
      <w:r>
        <w:rPr>
          <w:rFonts w:ascii="Arial" w:hAnsi="Arial" w:cs="Arial"/>
          <w:color w:val="000000"/>
          <w:sz w:val="24"/>
          <w:szCs w:val="24"/>
        </w:rPr>
        <w:t xml:space="preserve"> foi modelada</w:t>
      </w:r>
      <w:r w:rsidR="006A7917" w:rsidRPr="00C750DF">
        <w:rPr>
          <w:rFonts w:ascii="Arial" w:hAnsi="Arial" w:cs="Arial"/>
          <w:color w:val="000000"/>
          <w:sz w:val="24"/>
          <w:szCs w:val="24"/>
        </w:rPr>
        <w:t xml:space="preserve"> a página sobre o órgão de Imprensa</w:t>
      </w:r>
      <w:r w:rsidR="001A6000" w:rsidRPr="00C750DF">
        <w:rPr>
          <w:rFonts w:ascii="Arial" w:hAnsi="Arial" w:cs="Arial"/>
          <w:color w:val="000000"/>
          <w:sz w:val="24"/>
          <w:szCs w:val="24"/>
        </w:rPr>
        <w:t xml:space="preserve"> da cidade, que é subdivido em áudio e vídeo, intranet, e o jornal do Município, onde também é possível encontrar informações sobre os jogos de verão em Ivaiporã e informações a respeito da renovação de contrato com a empresa responsável pelo abastecimento e tratamento de água da cidade.</w:t>
      </w:r>
    </w:p>
    <w:p w:rsidR="001D3DF6" w:rsidRDefault="001D3DF6" w:rsidP="0053337C">
      <w:pPr>
        <w:spacing w:after="0" w:line="360" w:lineRule="auto"/>
        <w:ind w:firstLine="1134"/>
        <w:jc w:val="both"/>
        <w:rPr>
          <w:rFonts w:ascii="Arial" w:hAnsi="Arial" w:cs="Arial"/>
          <w:color w:val="000000"/>
          <w:sz w:val="24"/>
          <w:szCs w:val="24"/>
        </w:rPr>
      </w:pPr>
    </w:p>
    <w:tbl>
      <w:tblPr>
        <w:tblW w:w="0" w:type="auto"/>
        <w:tblLayout w:type="fixed"/>
        <w:tblLook w:val="04A0" w:firstRow="1" w:lastRow="0" w:firstColumn="1" w:lastColumn="0" w:noHBand="0" w:noVBand="1"/>
      </w:tblPr>
      <w:tblGrid>
        <w:gridCol w:w="9180"/>
      </w:tblGrid>
      <w:tr w:rsidR="007760EF" w:rsidRPr="006A7917" w:rsidTr="006A7917">
        <w:tc>
          <w:tcPr>
            <w:tcW w:w="9180" w:type="dxa"/>
            <w:shd w:val="clear" w:color="auto" w:fill="auto"/>
            <w:vAlign w:val="center"/>
          </w:tcPr>
          <w:p w:rsidR="007760EF" w:rsidRPr="006A7917" w:rsidRDefault="00A205A2" w:rsidP="00A205A2">
            <w:pPr>
              <w:spacing w:after="0"/>
              <w:jc w:val="center"/>
              <w:rPr>
                <w:rFonts w:ascii="Arial" w:hAnsi="Arial" w:cs="Arial"/>
                <w:color w:val="000000"/>
                <w:sz w:val="20"/>
                <w:szCs w:val="20"/>
              </w:rPr>
            </w:pPr>
            <w:bookmarkStart w:id="64" w:name="_Toc371424581"/>
            <w:r>
              <w:t xml:space="preserve">Figura </w:t>
            </w:r>
            <w:r w:rsidR="00102A04">
              <w:fldChar w:fldCharType="begin"/>
            </w:r>
            <w:r w:rsidR="00102A04">
              <w:instrText xml:space="preserve"> SEQ Figura \* ARABIC </w:instrText>
            </w:r>
            <w:r w:rsidR="00102A04">
              <w:fldChar w:fldCharType="separate"/>
            </w:r>
            <w:r w:rsidR="00107A83">
              <w:rPr>
                <w:noProof/>
              </w:rPr>
              <w:t>12</w:t>
            </w:r>
            <w:r w:rsidR="00102A04">
              <w:rPr>
                <w:noProof/>
              </w:rPr>
              <w:fldChar w:fldCharType="end"/>
            </w:r>
            <w:r>
              <w:t xml:space="preserve"> - </w:t>
            </w:r>
            <w:r w:rsidRPr="008C4947">
              <w:t>Mapa Conceitual segundo item de menu “Cidade”.</w:t>
            </w:r>
            <w:bookmarkEnd w:id="64"/>
            <w:r w:rsidR="007760EF" w:rsidRPr="006A7917">
              <w:rPr>
                <w:rFonts w:ascii="Arial" w:hAnsi="Arial" w:cs="Arial"/>
                <w:color w:val="000000"/>
                <w:sz w:val="20"/>
                <w:szCs w:val="20"/>
              </w:rPr>
              <w:t xml:space="preserve"> </w:t>
            </w:r>
          </w:p>
        </w:tc>
      </w:tr>
      <w:tr w:rsidR="007760EF" w:rsidRPr="006A7917" w:rsidTr="00B021A8">
        <w:trPr>
          <w:trHeight w:val="2628"/>
        </w:trPr>
        <w:tc>
          <w:tcPr>
            <w:tcW w:w="9180" w:type="dxa"/>
            <w:shd w:val="clear" w:color="auto" w:fill="auto"/>
          </w:tcPr>
          <w:p w:rsidR="007760EF" w:rsidRPr="006A7917" w:rsidRDefault="00143A85" w:rsidP="00B021A8">
            <w:pPr>
              <w:spacing w:after="0" w:line="240" w:lineRule="auto"/>
              <w:ind w:left="-142" w:right="-143"/>
              <w:jc w:val="both"/>
              <w:rPr>
                <w:rFonts w:ascii="Arial" w:hAnsi="Arial" w:cs="Arial"/>
                <w:color w:val="FF0000"/>
                <w:sz w:val="24"/>
                <w:szCs w:val="24"/>
              </w:rPr>
            </w:pPr>
            <w:r>
              <w:rPr>
                <w:noProof/>
                <w:lang w:eastAsia="pt-BR"/>
              </w:rPr>
              <w:drawing>
                <wp:anchor distT="0" distB="0" distL="114300" distR="114300" simplePos="0" relativeHeight="251654144" behindDoc="0" locked="0" layoutInCell="1" allowOverlap="1" wp14:anchorId="73933BCD" wp14:editId="726A1098">
                  <wp:simplePos x="0" y="0"/>
                  <wp:positionH relativeFrom="margin">
                    <wp:align>left</wp:align>
                  </wp:positionH>
                  <wp:positionV relativeFrom="margin">
                    <wp:align>center</wp:align>
                  </wp:positionV>
                  <wp:extent cx="5732145" cy="1628775"/>
                  <wp:effectExtent l="19050" t="19050" r="1905" b="9525"/>
                  <wp:wrapSquare wrapText="bothSides"/>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7760EF" w:rsidRPr="006A7917" w:rsidTr="006A7917">
        <w:tc>
          <w:tcPr>
            <w:tcW w:w="9180" w:type="dxa"/>
            <w:shd w:val="clear" w:color="auto" w:fill="auto"/>
          </w:tcPr>
          <w:p w:rsidR="007760EF" w:rsidRPr="006A7917" w:rsidRDefault="007760EF" w:rsidP="00B021A8">
            <w:pPr>
              <w:spacing w:after="0" w:line="240" w:lineRule="auto"/>
              <w:jc w:val="center"/>
              <w:rPr>
                <w:rFonts w:ascii="Arial" w:hAnsi="Arial" w:cs="Arial"/>
                <w:color w:val="FF0000"/>
                <w:sz w:val="24"/>
                <w:szCs w:val="24"/>
              </w:rPr>
            </w:pPr>
            <w:r w:rsidRPr="006A7917">
              <w:rPr>
                <w:rFonts w:ascii="Arial" w:hAnsi="Arial" w:cs="Arial"/>
                <w:color w:val="000000"/>
                <w:sz w:val="20"/>
                <w:szCs w:val="20"/>
              </w:rPr>
              <w:t>Fonte: Elaborado pelo autor, 2013.</w:t>
            </w:r>
          </w:p>
        </w:tc>
      </w:tr>
    </w:tbl>
    <w:p w:rsidR="00FF096D" w:rsidRDefault="00FF096D" w:rsidP="00FF096D">
      <w:pPr>
        <w:spacing w:after="0" w:line="360" w:lineRule="auto"/>
        <w:ind w:firstLine="1134"/>
        <w:jc w:val="both"/>
        <w:rPr>
          <w:rFonts w:ascii="Arial" w:hAnsi="Arial" w:cs="Arial"/>
          <w:color w:val="FF0000"/>
          <w:sz w:val="24"/>
          <w:szCs w:val="24"/>
        </w:rPr>
      </w:pPr>
    </w:p>
    <w:p w:rsidR="00FF096D" w:rsidRPr="00C750DF" w:rsidRDefault="00254F91" w:rsidP="00FF096D">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Na figura </w:t>
      </w:r>
      <w:r w:rsidR="00A205A2">
        <w:rPr>
          <w:rFonts w:ascii="Arial" w:hAnsi="Arial" w:cs="Arial"/>
          <w:color w:val="000000"/>
          <w:sz w:val="24"/>
          <w:szCs w:val="24"/>
        </w:rPr>
        <w:t>12</w:t>
      </w:r>
      <w:r>
        <w:rPr>
          <w:rFonts w:ascii="Arial" w:hAnsi="Arial" w:cs="Arial"/>
          <w:color w:val="000000"/>
          <w:sz w:val="24"/>
          <w:szCs w:val="24"/>
        </w:rPr>
        <w:t xml:space="preserve"> foi modelada</w:t>
      </w:r>
      <w:r w:rsidR="00FF096D" w:rsidRPr="00C750DF">
        <w:rPr>
          <w:rFonts w:ascii="Arial" w:hAnsi="Arial" w:cs="Arial"/>
          <w:color w:val="000000"/>
          <w:sz w:val="24"/>
          <w:szCs w:val="24"/>
        </w:rPr>
        <w:t xml:space="preserve"> a página sobre a </w:t>
      </w:r>
      <w:r w:rsidR="00650141" w:rsidRPr="00C750DF">
        <w:rPr>
          <w:rFonts w:ascii="Arial" w:hAnsi="Arial" w:cs="Arial"/>
          <w:color w:val="000000"/>
          <w:sz w:val="24"/>
          <w:szCs w:val="24"/>
        </w:rPr>
        <w:t>“C</w:t>
      </w:r>
      <w:r w:rsidR="00FF096D" w:rsidRPr="00C750DF">
        <w:rPr>
          <w:rFonts w:ascii="Arial" w:hAnsi="Arial" w:cs="Arial"/>
          <w:color w:val="000000"/>
          <w:sz w:val="24"/>
          <w:szCs w:val="24"/>
        </w:rPr>
        <w:t>idade</w:t>
      </w:r>
      <w:r w:rsidR="00650141" w:rsidRPr="00C750DF">
        <w:rPr>
          <w:rFonts w:ascii="Arial" w:hAnsi="Arial" w:cs="Arial"/>
          <w:color w:val="000000"/>
          <w:sz w:val="24"/>
          <w:szCs w:val="24"/>
        </w:rPr>
        <w:t>”</w:t>
      </w:r>
      <w:r w:rsidR="00FF096D" w:rsidRPr="00C750DF">
        <w:rPr>
          <w:rFonts w:ascii="Arial" w:hAnsi="Arial" w:cs="Arial"/>
          <w:color w:val="000000"/>
          <w:sz w:val="24"/>
          <w:szCs w:val="24"/>
        </w:rPr>
        <w:t xml:space="preserve">, que possui informações sobre a cidade, como História do Município, onde é possível encontrar textos a respeito da história e </w:t>
      </w:r>
      <w:r w:rsidR="00AC5F7A" w:rsidRPr="00C750DF">
        <w:rPr>
          <w:rFonts w:ascii="Arial" w:hAnsi="Arial" w:cs="Arial"/>
          <w:color w:val="000000"/>
          <w:sz w:val="24"/>
          <w:szCs w:val="24"/>
        </w:rPr>
        <w:t xml:space="preserve">da </w:t>
      </w:r>
      <w:r w:rsidR="00FF096D" w:rsidRPr="00C750DF">
        <w:rPr>
          <w:rFonts w:ascii="Arial" w:hAnsi="Arial" w:cs="Arial"/>
          <w:color w:val="000000"/>
          <w:sz w:val="24"/>
          <w:szCs w:val="24"/>
        </w:rPr>
        <w:t xml:space="preserve">etimologia. </w:t>
      </w:r>
      <w:r w:rsidR="00AC5F7A" w:rsidRPr="00C750DF">
        <w:rPr>
          <w:rFonts w:ascii="Arial" w:hAnsi="Arial" w:cs="Arial"/>
          <w:color w:val="000000"/>
          <w:sz w:val="24"/>
          <w:szCs w:val="24"/>
        </w:rPr>
        <w:t>Há também os</w:t>
      </w:r>
      <w:r w:rsidR="00FF096D" w:rsidRPr="00C750DF">
        <w:rPr>
          <w:rFonts w:ascii="Arial" w:hAnsi="Arial" w:cs="Arial"/>
          <w:color w:val="000000"/>
          <w:sz w:val="24"/>
          <w:szCs w:val="24"/>
        </w:rPr>
        <w:t xml:space="preserve"> Símbolos do Município, e com a opção de download de imagens da Bandeira e do Brasão. </w:t>
      </w:r>
      <w:r w:rsidR="00AC5F7A" w:rsidRPr="00C750DF">
        <w:rPr>
          <w:rFonts w:ascii="Arial" w:hAnsi="Arial" w:cs="Arial"/>
          <w:color w:val="000000"/>
          <w:sz w:val="24"/>
          <w:szCs w:val="24"/>
        </w:rPr>
        <w:t xml:space="preserve">Conta ainda com o </w:t>
      </w:r>
      <w:r w:rsidR="00FF096D" w:rsidRPr="00C750DF">
        <w:rPr>
          <w:rFonts w:ascii="Arial" w:hAnsi="Arial" w:cs="Arial"/>
          <w:color w:val="000000"/>
          <w:sz w:val="24"/>
          <w:szCs w:val="24"/>
        </w:rPr>
        <w:t>Hino do Município, mapa e fotos da cidade</w:t>
      </w:r>
      <w:r w:rsidR="00AC5F7A" w:rsidRPr="00C750DF">
        <w:rPr>
          <w:rFonts w:ascii="Arial" w:hAnsi="Arial" w:cs="Arial"/>
          <w:color w:val="000000"/>
          <w:sz w:val="24"/>
          <w:szCs w:val="24"/>
        </w:rPr>
        <w:t>.</w:t>
      </w:r>
    </w:p>
    <w:p w:rsidR="002906D4" w:rsidRDefault="002906D4" w:rsidP="009F6642">
      <w:pPr>
        <w:spacing w:after="0" w:line="360" w:lineRule="auto"/>
        <w:ind w:firstLine="1134"/>
        <w:jc w:val="both"/>
        <w:rPr>
          <w:rFonts w:ascii="Arial" w:hAnsi="Arial" w:cs="Arial"/>
          <w:color w:val="FF0000"/>
          <w:sz w:val="24"/>
          <w:szCs w:val="24"/>
        </w:rPr>
      </w:pPr>
    </w:p>
    <w:p w:rsidR="00A0696E" w:rsidRDefault="00A0696E" w:rsidP="0053337C">
      <w:pPr>
        <w:spacing w:after="0" w:line="360" w:lineRule="auto"/>
        <w:ind w:firstLine="1134"/>
        <w:jc w:val="both"/>
        <w:rPr>
          <w:rFonts w:ascii="Arial" w:hAnsi="Arial" w:cs="Arial"/>
          <w:color w:val="000000"/>
          <w:sz w:val="24"/>
          <w:szCs w:val="24"/>
        </w:rPr>
      </w:pPr>
    </w:p>
    <w:p w:rsidR="002906D4" w:rsidRDefault="00A0696E" w:rsidP="0053337C">
      <w:pPr>
        <w:spacing w:after="0" w:line="360" w:lineRule="auto"/>
        <w:ind w:firstLine="1134"/>
        <w:jc w:val="both"/>
        <w:rPr>
          <w:rFonts w:ascii="Arial" w:hAnsi="Arial" w:cs="Arial"/>
          <w:color w:val="000000"/>
          <w:sz w:val="24"/>
          <w:szCs w:val="24"/>
        </w:rPr>
      </w:pPr>
      <w:r>
        <w:rPr>
          <w:rFonts w:ascii="Arial" w:hAnsi="Arial" w:cs="Arial"/>
          <w:color w:val="000000"/>
          <w:sz w:val="24"/>
          <w:szCs w:val="24"/>
        </w:rPr>
        <w:br w:type="page"/>
      </w:r>
    </w:p>
    <w:p w:rsidR="004B177A" w:rsidRDefault="004B177A" w:rsidP="004B177A">
      <w:pPr>
        <w:pStyle w:val="Legenda"/>
        <w:keepNext/>
      </w:pPr>
    </w:p>
    <w:tbl>
      <w:tblPr>
        <w:tblW w:w="0" w:type="auto"/>
        <w:tblLook w:val="04A0" w:firstRow="1" w:lastRow="0" w:firstColumn="1" w:lastColumn="0" w:noHBand="0" w:noVBand="1"/>
      </w:tblPr>
      <w:tblGrid>
        <w:gridCol w:w="9287"/>
      </w:tblGrid>
      <w:tr w:rsidR="007760EF" w:rsidRPr="006A7917" w:rsidTr="001D3DF6">
        <w:tc>
          <w:tcPr>
            <w:tcW w:w="9287" w:type="dxa"/>
            <w:shd w:val="clear" w:color="auto" w:fill="auto"/>
            <w:vAlign w:val="center"/>
          </w:tcPr>
          <w:p w:rsidR="007760EF" w:rsidRPr="004B177A" w:rsidRDefault="004B177A" w:rsidP="004B177A">
            <w:pPr>
              <w:spacing w:after="0" w:line="240" w:lineRule="auto"/>
              <w:jc w:val="center"/>
              <w:rPr>
                <w:rFonts w:ascii="Arial" w:hAnsi="Arial" w:cs="Arial"/>
                <w:color w:val="000000"/>
                <w:sz w:val="20"/>
                <w:szCs w:val="20"/>
              </w:rPr>
            </w:pPr>
            <w:bookmarkStart w:id="65" w:name="_Toc371424582"/>
            <w:r w:rsidRPr="004B177A">
              <w:rPr>
                <w:rFonts w:ascii="Arial" w:hAnsi="Arial" w:cs="Arial"/>
                <w:sz w:val="20"/>
                <w:szCs w:val="20"/>
              </w:rPr>
              <w:t xml:space="preserve">Figura </w:t>
            </w:r>
            <w:r w:rsidRPr="004B177A">
              <w:rPr>
                <w:rFonts w:ascii="Arial" w:hAnsi="Arial" w:cs="Arial"/>
                <w:sz w:val="20"/>
                <w:szCs w:val="20"/>
              </w:rPr>
              <w:fldChar w:fldCharType="begin"/>
            </w:r>
            <w:r w:rsidRPr="004B177A">
              <w:rPr>
                <w:rFonts w:ascii="Arial" w:hAnsi="Arial" w:cs="Arial"/>
                <w:sz w:val="20"/>
                <w:szCs w:val="20"/>
              </w:rPr>
              <w:instrText xml:space="preserve"> SEQ Figura \* ARABIC </w:instrText>
            </w:r>
            <w:r w:rsidRPr="004B177A">
              <w:rPr>
                <w:rFonts w:ascii="Arial" w:hAnsi="Arial" w:cs="Arial"/>
                <w:sz w:val="20"/>
                <w:szCs w:val="20"/>
              </w:rPr>
              <w:fldChar w:fldCharType="separate"/>
            </w:r>
            <w:r w:rsidR="00107A83">
              <w:rPr>
                <w:rFonts w:ascii="Arial" w:hAnsi="Arial" w:cs="Arial"/>
                <w:noProof/>
                <w:sz w:val="20"/>
                <w:szCs w:val="20"/>
              </w:rPr>
              <w:t>13</w:t>
            </w:r>
            <w:r w:rsidRPr="004B177A">
              <w:rPr>
                <w:rFonts w:ascii="Arial" w:hAnsi="Arial" w:cs="Arial"/>
                <w:sz w:val="20"/>
                <w:szCs w:val="20"/>
              </w:rPr>
              <w:fldChar w:fldCharType="end"/>
            </w:r>
            <w:r w:rsidRPr="004B177A">
              <w:rPr>
                <w:rFonts w:ascii="Arial" w:hAnsi="Arial" w:cs="Arial"/>
                <w:sz w:val="20"/>
                <w:szCs w:val="20"/>
              </w:rPr>
              <w:t xml:space="preserve"> - Mapa Conceitual segundo item de menu “Cidadão”.</w:t>
            </w:r>
            <w:bookmarkEnd w:id="65"/>
          </w:p>
        </w:tc>
      </w:tr>
      <w:tr w:rsidR="007760EF" w:rsidRPr="006A7917" w:rsidTr="001D3DF6">
        <w:trPr>
          <w:trHeight w:val="2799"/>
        </w:trPr>
        <w:tc>
          <w:tcPr>
            <w:tcW w:w="9287" w:type="dxa"/>
            <w:shd w:val="clear" w:color="auto" w:fill="auto"/>
            <w:vAlign w:val="center"/>
          </w:tcPr>
          <w:p w:rsidR="007760EF" w:rsidRPr="006A7917" w:rsidRDefault="00143A85" w:rsidP="00C35DF0">
            <w:pPr>
              <w:spacing w:after="0" w:line="240" w:lineRule="auto"/>
              <w:ind w:left="-142"/>
              <w:rPr>
                <w:rFonts w:ascii="Arial" w:hAnsi="Arial" w:cs="Arial"/>
                <w:color w:val="FF0000"/>
                <w:sz w:val="24"/>
                <w:szCs w:val="24"/>
              </w:rPr>
            </w:pPr>
            <w:r>
              <w:rPr>
                <w:noProof/>
                <w:lang w:eastAsia="pt-BR"/>
              </w:rPr>
              <w:drawing>
                <wp:anchor distT="0" distB="0" distL="114300" distR="114300" simplePos="0" relativeHeight="251655168" behindDoc="0" locked="0" layoutInCell="1" allowOverlap="1" wp14:anchorId="6A0B916D" wp14:editId="58D6E653">
                  <wp:simplePos x="0" y="0"/>
                  <wp:positionH relativeFrom="margin">
                    <wp:posOffset>-49530</wp:posOffset>
                  </wp:positionH>
                  <wp:positionV relativeFrom="margin">
                    <wp:posOffset>22225</wp:posOffset>
                  </wp:positionV>
                  <wp:extent cx="5819775" cy="1816100"/>
                  <wp:effectExtent l="19050" t="19050" r="9525" b="0"/>
                  <wp:wrapSquare wrapText="bothSides"/>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1816100"/>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7760EF" w:rsidRPr="006A7917" w:rsidTr="001D3DF6">
        <w:tc>
          <w:tcPr>
            <w:tcW w:w="9287" w:type="dxa"/>
            <w:shd w:val="clear" w:color="auto" w:fill="auto"/>
          </w:tcPr>
          <w:p w:rsidR="007760EF" w:rsidRPr="006A7917" w:rsidRDefault="007760EF" w:rsidP="00C35DF0">
            <w:pPr>
              <w:spacing w:after="0" w:line="240" w:lineRule="auto"/>
              <w:jc w:val="center"/>
              <w:rPr>
                <w:rFonts w:ascii="Arial" w:hAnsi="Arial" w:cs="Arial"/>
                <w:color w:val="FF0000"/>
                <w:sz w:val="24"/>
                <w:szCs w:val="24"/>
              </w:rPr>
            </w:pPr>
            <w:r w:rsidRPr="006A7917">
              <w:rPr>
                <w:rFonts w:ascii="Arial" w:hAnsi="Arial" w:cs="Arial"/>
                <w:color w:val="000000"/>
                <w:sz w:val="20"/>
                <w:szCs w:val="20"/>
              </w:rPr>
              <w:t>Fonte: Elaborado pelo autor, 2013.</w:t>
            </w:r>
          </w:p>
        </w:tc>
      </w:tr>
    </w:tbl>
    <w:p w:rsidR="002906D4" w:rsidRDefault="002906D4" w:rsidP="009F6642">
      <w:pPr>
        <w:spacing w:after="0" w:line="360" w:lineRule="auto"/>
        <w:ind w:firstLine="1134"/>
        <w:jc w:val="both"/>
        <w:rPr>
          <w:rFonts w:ascii="Arial" w:hAnsi="Arial" w:cs="Arial"/>
          <w:color w:val="FF0000"/>
          <w:sz w:val="24"/>
          <w:szCs w:val="24"/>
        </w:rPr>
      </w:pPr>
    </w:p>
    <w:p w:rsidR="00036001" w:rsidRPr="00C750DF" w:rsidRDefault="004B177A" w:rsidP="0053337C">
      <w:pPr>
        <w:spacing w:after="0" w:line="360" w:lineRule="auto"/>
        <w:ind w:firstLine="1134"/>
        <w:jc w:val="both"/>
        <w:rPr>
          <w:rFonts w:ascii="Arial" w:hAnsi="Arial" w:cs="Arial"/>
          <w:color w:val="000000"/>
          <w:sz w:val="24"/>
          <w:szCs w:val="24"/>
        </w:rPr>
      </w:pPr>
      <w:r>
        <w:rPr>
          <w:rFonts w:ascii="Arial" w:hAnsi="Arial" w:cs="Arial"/>
          <w:color w:val="000000"/>
          <w:sz w:val="24"/>
          <w:szCs w:val="24"/>
        </w:rPr>
        <w:t>Na figura 13</w:t>
      </w:r>
      <w:r w:rsidR="00D84711" w:rsidRPr="00C750DF">
        <w:rPr>
          <w:rFonts w:ascii="Arial" w:hAnsi="Arial" w:cs="Arial"/>
          <w:color w:val="000000"/>
          <w:sz w:val="24"/>
          <w:szCs w:val="24"/>
        </w:rPr>
        <w:t>, foi modelada a página sobre “Cidadão”, que possui</w:t>
      </w:r>
      <w:r w:rsidR="00641F18" w:rsidRPr="00C750DF">
        <w:rPr>
          <w:rFonts w:ascii="Arial" w:hAnsi="Arial" w:cs="Arial"/>
          <w:color w:val="000000"/>
          <w:sz w:val="24"/>
          <w:szCs w:val="24"/>
        </w:rPr>
        <w:t xml:space="preserve"> informações </w:t>
      </w:r>
      <w:r w:rsidR="002C5ABE" w:rsidRPr="00C750DF">
        <w:rPr>
          <w:rFonts w:ascii="Arial" w:hAnsi="Arial" w:cs="Arial"/>
          <w:color w:val="000000"/>
          <w:sz w:val="24"/>
          <w:szCs w:val="24"/>
        </w:rPr>
        <w:t xml:space="preserve">sobre os serviços prestados pela Prefeitura aos habitantes da cidade, onde </w:t>
      </w:r>
      <w:r w:rsidR="00011D49" w:rsidRPr="00C750DF">
        <w:rPr>
          <w:rFonts w:ascii="Arial" w:hAnsi="Arial" w:cs="Arial"/>
          <w:color w:val="000000"/>
          <w:sz w:val="24"/>
          <w:szCs w:val="24"/>
        </w:rPr>
        <w:t xml:space="preserve">também </w:t>
      </w:r>
      <w:r w:rsidR="002C5ABE" w:rsidRPr="00C750DF">
        <w:rPr>
          <w:rFonts w:ascii="Arial" w:hAnsi="Arial" w:cs="Arial"/>
          <w:color w:val="000000"/>
          <w:sz w:val="24"/>
          <w:szCs w:val="24"/>
        </w:rPr>
        <w:t xml:space="preserve">é possível localizar informações e solicitar serviços tanto pesquisando pelo menu, como na página ao clicar em “Cidadão”. </w:t>
      </w:r>
    </w:p>
    <w:p w:rsidR="00E65A80" w:rsidRPr="006A7917" w:rsidRDefault="001202CF" w:rsidP="0053337C">
      <w:pPr>
        <w:spacing w:after="0" w:line="360" w:lineRule="auto"/>
        <w:ind w:firstLine="1134"/>
        <w:jc w:val="both"/>
        <w:rPr>
          <w:rFonts w:ascii="Arial" w:hAnsi="Arial" w:cs="Arial"/>
          <w:color w:val="000000"/>
          <w:sz w:val="24"/>
          <w:szCs w:val="24"/>
        </w:rPr>
      </w:pPr>
      <w:r>
        <w:rPr>
          <w:rFonts w:ascii="Arial" w:hAnsi="Arial" w:cs="Arial"/>
          <w:color w:val="000000"/>
          <w:sz w:val="24"/>
          <w:szCs w:val="24"/>
        </w:rPr>
        <w:t>:</w:t>
      </w:r>
    </w:p>
    <w:tbl>
      <w:tblPr>
        <w:tblW w:w="0" w:type="auto"/>
        <w:tblLook w:val="04A0" w:firstRow="1" w:lastRow="0" w:firstColumn="1" w:lastColumn="0" w:noHBand="0" w:noVBand="1"/>
      </w:tblPr>
      <w:tblGrid>
        <w:gridCol w:w="9287"/>
      </w:tblGrid>
      <w:tr w:rsidR="007760EF" w:rsidRPr="006A7917" w:rsidTr="00A259BB">
        <w:tc>
          <w:tcPr>
            <w:tcW w:w="9287" w:type="dxa"/>
            <w:shd w:val="clear" w:color="auto" w:fill="auto"/>
            <w:vAlign w:val="center"/>
          </w:tcPr>
          <w:p w:rsidR="007760EF" w:rsidRPr="006A7917" w:rsidRDefault="004B177A" w:rsidP="004B177A">
            <w:pPr>
              <w:spacing w:after="0"/>
              <w:jc w:val="center"/>
              <w:rPr>
                <w:rFonts w:ascii="Arial" w:hAnsi="Arial" w:cs="Arial"/>
                <w:color w:val="000000"/>
                <w:sz w:val="20"/>
                <w:szCs w:val="20"/>
              </w:rPr>
            </w:pPr>
            <w:bookmarkStart w:id="66" w:name="_Toc371424583"/>
            <w:r>
              <w:t xml:space="preserve">Figura </w:t>
            </w:r>
            <w:r w:rsidR="00102A04">
              <w:fldChar w:fldCharType="begin"/>
            </w:r>
            <w:r w:rsidR="00102A04">
              <w:instrText xml:space="preserve"> SEQ Figura \* ARABIC </w:instrText>
            </w:r>
            <w:r w:rsidR="00102A04">
              <w:fldChar w:fldCharType="separate"/>
            </w:r>
            <w:r w:rsidR="00107A83">
              <w:rPr>
                <w:noProof/>
              </w:rPr>
              <w:t>14</w:t>
            </w:r>
            <w:r w:rsidR="00102A04">
              <w:rPr>
                <w:noProof/>
              </w:rPr>
              <w:fldChar w:fldCharType="end"/>
            </w:r>
            <w:r>
              <w:t xml:space="preserve"> - </w:t>
            </w:r>
            <w:r w:rsidRPr="003C419E">
              <w:t>Mapa Conceitual segundo item de menu “Downloads”.</w:t>
            </w:r>
            <w:bookmarkEnd w:id="66"/>
          </w:p>
        </w:tc>
      </w:tr>
      <w:tr w:rsidR="007760EF" w:rsidRPr="006A7917" w:rsidTr="00C35DF0">
        <w:trPr>
          <w:trHeight w:val="2628"/>
        </w:trPr>
        <w:tc>
          <w:tcPr>
            <w:tcW w:w="9287" w:type="dxa"/>
            <w:shd w:val="clear" w:color="auto" w:fill="auto"/>
            <w:vAlign w:val="center"/>
          </w:tcPr>
          <w:p w:rsidR="007760EF" w:rsidRPr="006A7917" w:rsidRDefault="00143A85" w:rsidP="004B177A">
            <w:pPr>
              <w:spacing w:after="0" w:line="240" w:lineRule="auto"/>
              <w:rPr>
                <w:rFonts w:ascii="Arial" w:hAnsi="Arial" w:cs="Arial"/>
                <w:color w:val="FF0000"/>
                <w:sz w:val="24"/>
                <w:szCs w:val="24"/>
              </w:rPr>
            </w:pPr>
            <w:r>
              <w:rPr>
                <w:noProof/>
                <w:lang w:eastAsia="pt-BR"/>
              </w:rPr>
              <w:drawing>
                <wp:anchor distT="0" distB="0" distL="114300" distR="114300" simplePos="0" relativeHeight="251656192" behindDoc="0" locked="0" layoutInCell="1" allowOverlap="1" wp14:anchorId="474EF54A" wp14:editId="3B24EA61">
                  <wp:simplePos x="0" y="0"/>
                  <wp:positionH relativeFrom="margin">
                    <wp:align>center</wp:align>
                  </wp:positionH>
                  <wp:positionV relativeFrom="margin">
                    <wp:align>center</wp:align>
                  </wp:positionV>
                  <wp:extent cx="5800090" cy="1600200"/>
                  <wp:effectExtent l="19050" t="19050" r="0" b="0"/>
                  <wp:wrapSquare wrapText="bothSides"/>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0090" cy="1600200"/>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7760EF" w:rsidRPr="006A7917" w:rsidTr="00A259BB">
        <w:tc>
          <w:tcPr>
            <w:tcW w:w="9287" w:type="dxa"/>
            <w:shd w:val="clear" w:color="auto" w:fill="auto"/>
          </w:tcPr>
          <w:p w:rsidR="007760EF" w:rsidRPr="006A7917" w:rsidRDefault="007760EF" w:rsidP="004B177A">
            <w:pPr>
              <w:spacing w:after="0" w:line="240" w:lineRule="auto"/>
              <w:jc w:val="center"/>
              <w:rPr>
                <w:rFonts w:ascii="Arial" w:hAnsi="Arial" w:cs="Arial"/>
                <w:color w:val="FF0000"/>
                <w:sz w:val="24"/>
                <w:szCs w:val="24"/>
              </w:rPr>
            </w:pPr>
            <w:r w:rsidRPr="006A7917">
              <w:rPr>
                <w:rFonts w:ascii="Arial" w:hAnsi="Arial" w:cs="Arial"/>
                <w:color w:val="000000"/>
                <w:sz w:val="20"/>
                <w:szCs w:val="20"/>
              </w:rPr>
              <w:t>Fonte: Elaborado pelo autor, 2013.</w:t>
            </w:r>
          </w:p>
        </w:tc>
      </w:tr>
    </w:tbl>
    <w:p w:rsidR="00A259BB" w:rsidRDefault="00A259BB" w:rsidP="00A259BB">
      <w:pPr>
        <w:spacing w:after="0" w:line="360" w:lineRule="auto"/>
        <w:ind w:firstLine="1134"/>
        <w:jc w:val="both"/>
        <w:rPr>
          <w:rFonts w:ascii="Arial" w:hAnsi="Arial" w:cs="Arial"/>
          <w:color w:val="FF0000"/>
          <w:sz w:val="24"/>
          <w:szCs w:val="24"/>
        </w:rPr>
      </w:pPr>
    </w:p>
    <w:p w:rsidR="00A259BB" w:rsidRPr="00C750DF" w:rsidRDefault="004B177A" w:rsidP="00A259BB">
      <w:pPr>
        <w:spacing w:after="0" w:line="360" w:lineRule="auto"/>
        <w:ind w:firstLine="1134"/>
        <w:jc w:val="both"/>
        <w:rPr>
          <w:rFonts w:ascii="Arial" w:hAnsi="Arial" w:cs="Arial"/>
          <w:color w:val="000000"/>
          <w:sz w:val="24"/>
          <w:szCs w:val="24"/>
        </w:rPr>
      </w:pPr>
      <w:r>
        <w:rPr>
          <w:rFonts w:ascii="Arial" w:hAnsi="Arial" w:cs="Arial"/>
          <w:color w:val="000000"/>
          <w:sz w:val="24"/>
          <w:szCs w:val="24"/>
        </w:rPr>
        <w:t>Na figuran14</w:t>
      </w:r>
      <w:r w:rsidR="00254F91">
        <w:rPr>
          <w:rFonts w:ascii="Arial" w:hAnsi="Arial" w:cs="Arial"/>
          <w:color w:val="000000"/>
          <w:sz w:val="24"/>
          <w:szCs w:val="24"/>
        </w:rPr>
        <w:t xml:space="preserve"> foi modelada</w:t>
      </w:r>
      <w:r w:rsidR="00A259BB" w:rsidRPr="00C750DF">
        <w:rPr>
          <w:rFonts w:ascii="Arial" w:hAnsi="Arial" w:cs="Arial"/>
          <w:color w:val="000000"/>
          <w:sz w:val="24"/>
          <w:szCs w:val="24"/>
        </w:rPr>
        <w:t xml:space="preserve"> a página denominada “Downloads”, </w:t>
      </w:r>
      <w:r w:rsidR="00011D49" w:rsidRPr="00C750DF">
        <w:rPr>
          <w:rFonts w:ascii="Arial" w:hAnsi="Arial" w:cs="Arial"/>
          <w:color w:val="000000"/>
          <w:sz w:val="24"/>
          <w:szCs w:val="24"/>
        </w:rPr>
        <w:t>onde é possível encontrar documentos para b</w:t>
      </w:r>
      <w:r w:rsidR="00DF027E" w:rsidRPr="00C750DF">
        <w:rPr>
          <w:rFonts w:ascii="Arial" w:hAnsi="Arial" w:cs="Arial"/>
          <w:color w:val="000000"/>
          <w:sz w:val="24"/>
          <w:szCs w:val="24"/>
        </w:rPr>
        <w:t>aixar quanto ao</w:t>
      </w:r>
      <w:r w:rsidR="00011D49" w:rsidRPr="00C750DF">
        <w:rPr>
          <w:rFonts w:ascii="Arial" w:hAnsi="Arial" w:cs="Arial"/>
          <w:color w:val="000000"/>
          <w:sz w:val="24"/>
          <w:szCs w:val="24"/>
        </w:rPr>
        <w:t xml:space="preserve"> </w:t>
      </w:r>
      <w:r w:rsidR="00DF027E" w:rsidRPr="00C750DF">
        <w:rPr>
          <w:rFonts w:ascii="Arial" w:hAnsi="Arial" w:cs="Arial"/>
          <w:color w:val="000000"/>
          <w:sz w:val="24"/>
          <w:szCs w:val="24"/>
        </w:rPr>
        <w:t>“</w:t>
      </w:r>
      <w:r w:rsidR="00011D49" w:rsidRPr="00C750DF">
        <w:rPr>
          <w:rFonts w:ascii="Arial" w:hAnsi="Arial" w:cs="Arial"/>
          <w:color w:val="000000"/>
          <w:sz w:val="24"/>
          <w:szCs w:val="24"/>
        </w:rPr>
        <w:t>D</w:t>
      </w:r>
      <w:r w:rsidR="00DF027E" w:rsidRPr="00C750DF">
        <w:rPr>
          <w:rFonts w:ascii="Arial" w:hAnsi="Arial" w:cs="Arial"/>
          <w:color w:val="000000"/>
          <w:sz w:val="24"/>
          <w:szCs w:val="24"/>
        </w:rPr>
        <w:t>epartamento</w:t>
      </w:r>
      <w:r w:rsidR="00011D49" w:rsidRPr="00C750DF">
        <w:rPr>
          <w:rFonts w:ascii="Arial" w:hAnsi="Arial" w:cs="Arial"/>
          <w:color w:val="000000"/>
          <w:sz w:val="24"/>
          <w:szCs w:val="24"/>
        </w:rPr>
        <w:t xml:space="preserve"> de </w:t>
      </w:r>
      <w:r w:rsidR="00DF027E" w:rsidRPr="00C750DF">
        <w:rPr>
          <w:rFonts w:ascii="Arial" w:hAnsi="Arial" w:cs="Arial"/>
          <w:color w:val="000000"/>
          <w:sz w:val="24"/>
          <w:szCs w:val="24"/>
        </w:rPr>
        <w:t>Compras”, “Departamento de Administração” e ao “Departamento de Planejamento e Finanças”, bem como informações referentes ao Memorial do Centro de Eventos e de Saúde do Município.</w:t>
      </w:r>
    </w:p>
    <w:p w:rsidR="00A259BB" w:rsidRDefault="00A259BB" w:rsidP="00C1691A">
      <w:pPr>
        <w:spacing w:after="0" w:line="360" w:lineRule="auto"/>
        <w:ind w:firstLine="1134"/>
        <w:jc w:val="both"/>
        <w:rPr>
          <w:rFonts w:ascii="Arial" w:hAnsi="Arial" w:cs="Arial"/>
          <w:color w:val="000000"/>
          <w:sz w:val="24"/>
          <w:szCs w:val="24"/>
        </w:rPr>
      </w:pPr>
    </w:p>
    <w:p w:rsidR="007E4D8C" w:rsidRDefault="007E4D8C" w:rsidP="0053337C">
      <w:pPr>
        <w:spacing w:after="0" w:line="360" w:lineRule="auto"/>
        <w:ind w:firstLine="1134"/>
        <w:jc w:val="both"/>
        <w:rPr>
          <w:rFonts w:ascii="Arial" w:hAnsi="Arial" w:cs="Arial"/>
          <w:color w:val="000000"/>
          <w:sz w:val="24"/>
          <w:szCs w:val="24"/>
        </w:rPr>
      </w:pPr>
    </w:p>
    <w:p w:rsidR="004B177A" w:rsidRDefault="004B177A" w:rsidP="004B177A">
      <w:pPr>
        <w:pStyle w:val="Legenda"/>
        <w:keepNext/>
        <w:jc w:val="center"/>
      </w:pPr>
    </w:p>
    <w:tbl>
      <w:tblPr>
        <w:tblW w:w="0" w:type="auto"/>
        <w:tblLook w:val="04A0" w:firstRow="1" w:lastRow="0" w:firstColumn="1" w:lastColumn="0" w:noHBand="0" w:noVBand="1"/>
      </w:tblPr>
      <w:tblGrid>
        <w:gridCol w:w="9211"/>
      </w:tblGrid>
      <w:tr w:rsidR="007760EF" w:rsidRPr="004B177A" w:rsidTr="006A7917">
        <w:tc>
          <w:tcPr>
            <w:tcW w:w="9211" w:type="dxa"/>
            <w:shd w:val="clear" w:color="auto" w:fill="auto"/>
            <w:vAlign w:val="center"/>
          </w:tcPr>
          <w:p w:rsidR="007760EF" w:rsidRPr="004B177A" w:rsidRDefault="007E4D8C" w:rsidP="004B177A">
            <w:pPr>
              <w:spacing w:after="0" w:line="240" w:lineRule="auto"/>
              <w:jc w:val="center"/>
              <w:rPr>
                <w:rFonts w:ascii="Arial" w:hAnsi="Arial" w:cs="Arial"/>
                <w:color w:val="000000"/>
                <w:sz w:val="20"/>
                <w:szCs w:val="20"/>
              </w:rPr>
            </w:pPr>
            <w:r w:rsidRPr="004B177A">
              <w:rPr>
                <w:rFonts w:ascii="Arial" w:hAnsi="Arial" w:cs="Arial"/>
                <w:color w:val="000000"/>
                <w:sz w:val="20"/>
                <w:szCs w:val="20"/>
              </w:rPr>
              <w:br w:type="page"/>
            </w:r>
            <w:bookmarkStart w:id="67" w:name="_Toc371424584"/>
            <w:r w:rsidR="004B177A" w:rsidRPr="004B177A">
              <w:rPr>
                <w:rFonts w:ascii="Arial" w:hAnsi="Arial" w:cs="Arial"/>
                <w:sz w:val="20"/>
                <w:szCs w:val="20"/>
              </w:rPr>
              <w:t xml:space="preserve">Figura </w:t>
            </w:r>
            <w:r w:rsidR="004B177A" w:rsidRPr="004B177A">
              <w:rPr>
                <w:rFonts w:ascii="Arial" w:hAnsi="Arial" w:cs="Arial"/>
                <w:sz w:val="20"/>
                <w:szCs w:val="20"/>
              </w:rPr>
              <w:fldChar w:fldCharType="begin"/>
            </w:r>
            <w:r w:rsidR="004B177A" w:rsidRPr="004B177A">
              <w:rPr>
                <w:rFonts w:ascii="Arial" w:hAnsi="Arial" w:cs="Arial"/>
                <w:sz w:val="20"/>
                <w:szCs w:val="20"/>
              </w:rPr>
              <w:instrText xml:space="preserve"> SEQ Figura \* ARABIC </w:instrText>
            </w:r>
            <w:r w:rsidR="004B177A" w:rsidRPr="004B177A">
              <w:rPr>
                <w:rFonts w:ascii="Arial" w:hAnsi="Arial" w:cs="Arial"/>
                <w:sz w:val="20"/>
                <w:szCs w:val="20"/>
              </w:rPr>
              <w:fldChar w:fldCharType="separate"/>
            </w:r>
            <w:r w:rsidR="00107A83">
              <w:rPr>
                <w:rFonts w:ascii="Arial" w:hAnsi="Arial" w:cs="Arial"/>
                <w:noProof/>
                <w:sz w:val="20"/>
                <w:szCs w:val="20"/>
              </w:rPr>
              <w:t>15</w:t>
            </w:r>
            <w:r w:rsidR="004B177A" w:rsidRPr="004B177A">
              <w:rPr>
                <w:rFonts w:ascii="Arial" w:hAnsi="Arial" w:cs="Arial"/>
                <w:sz w:val="20"/>
                <w:szCs w:val="20"/>
              </w:rPr>
              <w:fldChar w:fldCharType="end"/>
            </w:r>
            <w:r w:rsidR="004B177A" w:rsidRPr="004B177A">
              <w:rPr>
                <w:rFonts w:ascii="Arial" w:hAnsi="Arial" w:cs="Arial"/>
                <w:sz w:val="20"/>
                <w:szCs w:val="20"/>
              </w:rPr>
              <w:t xml:space="preserve"> - Mapa Conceitual segundo item de menu “Ouvidoria”.</w:t>
            </w:r>
            <w:bookmarkEnd w:id="67"/>
          </w:p>
        </w:tc>
      </w:tr>
      <w:tr w:rsidR="007760EF" w:rsidRPr="004B177A" w:rsidTr="00C35DF0">
        <w:tc>
          <w:tcPr>
            <w:tcW w:w="9211" w:type="dxa"/>
            <w:shd w:val="clear" w:color="auto" w:fill="auto"/>
            <w:vAlign w:val="center"/>
          </w:tcPr>
          <w:p w:rsidR="007760EF" w:rsidRPr="004B177A" w:rsidRDefault="00143A85" w:rsidP="004B177A">
            <w:pPr>
              <w:spacing w:after="0" w:line="240" w:lineRule="auto"/>
              <w:rPr>
                <w:rFonts w:ascii="Arial" w:hAnsi="Arial" w:cs="Arial"/>
                <w:color w:val="FF0000"/>
                <w:sz w:val="20"/>
                <w:szCs w:val="20"/>
              </w:rPr>
            </w:pPr>
            <w:r>
              <w:rPr>
                <w:rFonts w:ascii="Arial" w:hAnsi="Arial" w:cs="Arial"/>
                <w:noProof/>
                <w:sz w:val="20"/>
                <w:szCs w:val="20"/>
                <w:lang w:eastAsia="pt-BR"/>
              </w:rPr>
              <w:lastRenderedPageBreak/>
              <w:drawing>
                <wp:anchor distT="0" distB="0" distL="114300" distR="114300" simplePos="0" relativeHeight="251657216" behindDoc="0" locked="0" layoutInCell="1" allowOverlap="1" wp14:anchorId="1240648E" wp14:editId="4B5E62D8">
                  <wp:simplePos x="0" y="0"/>
                  <wp:positionH relativeFrom="margin">
                    <wp:posOffset>200025</wp:posOffset>
                  </wp:positionH>
                  <wp:positionV relativeFrom="margin">
                    <wp:posOffset>92075</wp:posOffset>
                  </wp:positionV>
                  <wp:extent cx="5201285" cy="2708275"/>
                  <wp:effectExtent l="19050" t="19050" r="0" b="0"/>
                  <wp:wrapSquare wrapText="bothSides"/>
                  <wp:docPr id="3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1285" cy="2708275"/>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7760EF" w:rsidRPr="004B177A" w:rsidTr="006A7917">
        <w:tc>
          <w:tcPr>
            <w:tcW w:w="9211" w:type="dxa"/>
            <w:shd w:val="clear" w:color="auto" w:fill="auto"/>
          </w:tcPr>
          <w:p w:rsidR="007760EF" w:rsidRPr="004B177A" w:rsidRDefault="007760EF" w:rsidP="004B177A">
            <w:pPr>
              <w:spacing w:after="0" w:line="240" w:lineRule="auto"/>
              <w:jc w:val="center"/>
              <w:rPr>
                <w:rFonts w:ascii="Arial" w:hAnsi="Arial" w:cs="Arial"/>
                <w:color w:val="FF0000"/>
                <w:sz w:val="20"/>
                <w:szCs w:val="20"/>
              </w:rPr>
            </w:pPr>
            <w:r w:rsidRPr="004B177A">
              <w:rPr>
                <w:rFonts w:ascii="Arial" w:hAnsi="Arial" w:cs="Arial"/>
                <w:color w:val="000000"/>
                <w:sz w:val="20"/>
                <w:szCs w:val="20"/>
              </w:rPr>
              <w:t>Fonte: Elaborado pelo autor, 2013.</w:t>
            </w:r>
          </w:p>
        </w:tc>
      </w:tr>
    </w:tbl>
    <w:p w:rsidR="002906D4" w:rsidRDefault="002906D4" w:rsidP="0053337C">
      <w:pPr>
        <w:spacing w:after="0" w:line="360" w:lineRule="auto"/>
        <w:ind w:firstLine="1134"/>
        <w:jc w:val="both"/>
        <w:rPr>
          <w:rFonts w:ascii="Arial" w:hAnsi="Arial" w:cs="Arial"/>
          <w:color w:val="FF0000"/>
          <w:sz w:val="24"/>
          <w:szCs w:val="24"/>
        </w:rPr>
      </w:pPr>
    </w:p>
    <w:p w:rsidR="003845F7" w:rsidRDefault="009D38A1" w:rsidP="003845F7">
      <w:pPr>
        <w:spacing w:after="0" w:line="360" w:lineRule="auto"/>
        <w:ind w:firstLine="1134"/>
        <w:jc w:val="both"/>
        <w:rPr>
          <w:rFonts w:ascii="Arial" w:hAnsi="Arial" w:cs="Arial"/>
          <w:color w:val="FF0000"/>
          <w:sz w:val="24"/>
          <w:szCs w:val="24"/>
        </w:rPr>
      </w:pPr>
      <w:r>
        <w:rPr>
          <w:rFonts w:ascii="Arial" w:hAnsi="Arial" w:cs="Arial"/>
          <w:color w:val="000000"/>
          <w:sz w:val="24"/>
          <w:szCs w:val="24"/>
        </w:rPr>
        <w:t>Na figura 15</w:t>
      </w:r>
      <w:r w:rsidR="00254F91">
        <w:rPr>
          <w:rFonts w:ascii="Arial" w:hAnsi="Arial" w:cs="Arial"/>
          <w:color w:val="000000"/>
          <w:sz w:val="24"/>
          <w:szCs w:val="24"/>
        </w:rPr>
        <w:t xml:space="preserve"> foi modelada</w:t>
      </w:r>
      <w:r w:rsidR="003845F7" w:rsidRPr="00C750DF">
        <w:rPr>
          <w:rFonts w:ascii="Arial" w:hAnsi="Arial" w:cs="Arial"/>
          <w:color w:val="000000"/>
          <w:sz w:val="24"/>
          <w:szCs w:val="24"/>
        </w:rPr>
        <w:t xml:space="preserve"> a página denominada “</w:t>
      </w:r>
      <w:r w:rsidR="00C1691A" w:rsidRPr="00C750DF">
        <w:rPr>
          <w:rFonts w:ascii="Arial" w:hAnsi="Arial" w:cs="Arial"/>
          <w:color w:val="000000"/>
          <w:sz w:val="24"/>
          <w:szCs w:val="24"/>
        </w:rPr>
        <w:t>Ouvidoria</w:t>
      </w:r>
      <w:r w:rsidR="003845F7" w:rsidRPr="00C750DF">
        <w:rPr>
          <w:rFonts w:ascii="Arial" w:hAnsi="Arial" w:cs="Arial"/>
          <w:color w:val="000000"/>
          <w:sz w:val="24"/>
          <w:szCs w:val="24"/>
        </w:rPr>
        <w:t>”</w:t>
      </w:r>
      <w:r w:rsidR="00C1691A" w:rsidRPr="00C750DF">
        <w:rPr>
          <w:rFonts w:ascii="Arial" w:hAnsi="Arial" w:cs="Arial"/>
          <w:color w:val="000000"/>
          <w:sz w:val="24"/>
          <w:szCs w:val="24"/>
        </w:rPr>
        <w:t>, que</w:t>
      </w:r>
      <w:r w:rsidR="003845F7" w:rsidRPr="00C750DF">
        <w:rPr>
          <w:rFonts w:ascii="Arial" w:hAnsi="Arial" w:cs="Arial"/>
          <w:color w:val="000000"/>
          <w:sz w:val="24"/>
          <w:szCs w:val="24"/>
        </w:rPr>
        <w:t xml:space="preserve"> </w:t>
      </w:r>
      <w:r w:rsidR="00C1691A" w:rsidRPr="00C750DF">
        <w:rPr>
          <w:rFonts w:ascii="Arial" w:hAnsi="Arial" w:cs="Arial"/>
          <w:color w:val="000000"/>
          <w:sz w:val="24"/>
          <w:szCs w:val="24"/>
        </w:rPr>
        <w:t>contêm um formulário para envio de dados do munícipe.</w:t>
      </w:r>
    </w:p>
    <w:p w:rsidR="009D38A1" w:rsidRPr="009D38A1" w:rsidRDefault="009D38A1" w:rsidP="009D38A1">
      <w:pPr>
        <w:pStyle w:val="Legenda"/>
        <w:keepNext/>
        <w:jc w:val="center"/>
        <w:rPr>
          <w:rFonts w:ascii="Arial" w:hAnsi="Arial" w:cs="Arial"/>
          <w:b w:val="0"/>
        </w:rPr>
      </w:pPr>
    </w:p>
    <w:tbl>
      <w:tblPr>
        <w:tblW w:w="0" w:type="auto"/>
        <w:tblLook w:val="04A0" w:firstRow="1" w:lastRow="0" w:firstColumn="1" w:lastColumn="0" w:noHBand="0" w:noVBand="1"/>
      </w:tblPr>
      <w:tblGrid>
        <w:gridCol w:w="9287"/>
      </w:tblGrid>
      <w:tr w:rsidR="00002223" w:rsidRPr="006A7917" w:rsidTr="00FD1225">
        <w:tc>
          <w:tcPr>
            <w:tcW w:w="9287" w:type="dxa"/>
            <w:shd w:val="clear" w:color="auto" w:fill="auto"/>
            <w:vAlign w:val="center"/>
          </w:tcPr>
          <w:p w:rsidR="00002223" w:rsidRPr="009D38A1" w:rsidRDefault="009D38A1" w:rsidP="009D38A1">
            <w:pPr>
              <w:spacing w:after="0" w:line="360" w:lineRule="auto"/>
              <w:jc w:val="center"/>
              <w:rPr>
                <w:rFonts w:ascii="Arial" w:hAnsi="Arial" w:cs="Arial"/>
                <w:color w:val="000000"/>
                <w:sz w:val="20"/>
                <w:szCs w:val="20"/>
              </w:rPr>
            </w:pPr>
            <w:bookmarkStart w:id="68" w:name="_Toc371424585"/>
            <w:r w:rsidRPr="009D38A1">
              <w:rPr>
                <w:rFonts w:ascii="Arial" w:hAnsi="Arial" w:cs="Arial"/>
                <w:sz w:val="20"/>
                <w:szCs w:val="20"/>
              </w:rPr>
              <w:t xml:space="preserve">Figura </w:t>
            </w:r>
            <w:r w:rsidRPr="009D38A1">
              <w:rPr>
                <w:rFonts w:ascii="Arial" w:hAnsi="Arial" w:cs="Arial"/>
                <w:sz w:val="20"/>
                <w:szCs w:val="20"/>
              </w:rPr>
              <w:fldChar w:fldCharType="begin"/>
            </w:r>
            <w:r w:rsidRPr="009D38A1">
              <w:rPr>
                <w:rFonts w:ascii="Arial" w:hAnsi="Arial" w:cs="Arial"/>
                <w:sz w:val="20"/>
                <w:szCs w:val="20"/>
              </w:rPr>
              <w:instrText xml:space="preserve"> SEQ Figura \* ARABIC </w:instrText>
            </w:r>
            <w:r w:rsidRPr="009D38A1">
              <w:rPr>
                <w:rFonts w:ascii="Arial" w:hAnsi="Arial" w:cs="Arial"/>
                <w:sz w:val="20"/>
                <w:szCs w:val="20"/>
              </w:rPr>
              <w:fldChar w:fldCharType="separate"/>
            </w:r>
            <w:r w:rsidR="00107A83">
              <w:rPr>
                <w:rFonts w:ascii="Arial" w:hAnsi="Arial" w:cs="Arial"/>
                <w:noProof/>
                <w:sz w:val="20"/>
                <w:szCs w:val="20"/>
              </w:rPr>
              <w:t>16</w:t>
            </w:r>
            <w:r w:rsidRPr="009D38A1">
              <w:rPr>
                <w:rFonts w:ascii="Arial" w:hAnsi="Arial" w:cs="Arial"/>
                <w:sz w:val="20"/>
                <w:szCs w:val="20"/>
              </w:rPr>
              <w:fldChar w:fldCharType="end"/>
            </w:r>
            <w:r w:rsidRPr="009D38A1">
              <w:rPr>
                <w:rFonts w:ascii="Arial" w:hAnsi="Arial" w:cs="Arial"/>
                <w:sz w:val="20"/>
                <w:szCs w:val="20"/>
              </w:rPr>
              <w:t xml:space="preserve"> - Mapa Conceitual segundo item de menu “Portal do servidor”.</w:t>
            </w:r>
            <w:bookmarkEnd w:id="68"/>
          </w:p>
        </w:tc>
      </w:tr>
      <w:tr w:rsidR="00002223" w:rsidRPr="006A7917" w:rsidTr="00FD1225">
        <w:tc>
          <w:tcPr>
            <w:tcW w:w="9287" w:type="dxa"/>
            <w:shd w:val="clear" w:color="auto" w:fill="auto"/>
          </w:tcPr>
          <w:p w:rsidR="00002223" w:rsidRPr="009D38A1" w:rsidRDefault="00143A85" w:rsidP="006A7917">
            <w:pPr>
              <w:spacing w:after="0" w:line="360" w:lineRule="auto"/>
              <w:jc w:val="both"/>
              <w:rPr>
                <w:rFonts w:ascii="Arial" w:hAnsi="Arial" w:cs="Arial"/>
                <w:color w:val="FF0000"/>
                <w:sz w:val="20"/>
                <w:szCs w:val="20"/>
              </w:rPr>
            </w:pPr>
            <w:r>
              <w:rPr>
                <w:noProof/>
                <w:sz w:val="20"/>
                <w:szCs w:val="20"/>
                <w:lang w:eastAsia="pt-BR"/>
              </w:rPr>
              <w:drawing>
                <wp:inline distT="0" distB="0" distL="0" distR="0" wp14:anchorId="7F02C857" wp14:editId="28CCA393">
                  <wp:extent cx="5819775" cy="25146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9775" cy="2514600"/>
                          </a:xfrm>
                          <a:prstGeom prst="rect">
                            <a:avLst/>
                          </a:prstGeom>
                          <a:noFill/>
                          <a:ln>
                            <a:noFill/>
                          </a:ln>
                        </pic:spPr>
                      </pic:pic>
                    </a:graphicData>
                  </a:graphic>
                </wp:inline>
              </w:drawing>
            </w:r>
          </w:p>
        </w:tc>
      </w:tr>
      <w:tr w:rsidR="00002223" w:rsidRPr="006A7917" w:rsidTr="00FD1225">
        <w:tc>
          <w:tcPr>
            <w:tcW w:w="9287" w:type="dxa"/>
            <w:shd w:val="clear" w:color="auto" w:fill="auto"/>
          </w:tcPr>
          <w:p w:rsidR="00002223" w:rsidRPr="009D38A1" w:rsidRDefault="00002223" w:rsidP="006A7917">
            <w:pPr>
              <w:spacing w:after="0" w:line="360" w:lineRule="auto"/>
              <w:jc w:val="center"/>
              <w:rPr>
                <w:rFonts w:ascii="Arial" w:hAnsi="Arial" w:cs="Arial"/>
                <w:color w:val="FF0000"/>
                <w:sz w:val="20"/>
                <w:szCs w:val="20"/>
              </w:rPr>
            </w:pPr>
            <w:r w:rsidRPr="009D38A1">
              <w:rPr>
                <w:rFonts w:ascii="Arial" w:hAnsi="Arial" w:cs="Arial"/>
                <w:color w:val="000000"/>
                <w:sz w:val="20"/>
                <w:szCs w:val="20"/>
              </w:rPr>
              <w:t>Fonte: Elaborado pelo autor, 2013.</w:t>
            </w:r>
          </w:p>
        </w:tc>
      </w:tr>
    </w:tbl>
    <w:p w:rsidR="00E742FA" w:rsidRDefault="00E742FA" w:rsidP="00FD1225">
      <w:pPr>
        <w:spacing w:after="0" w:line="360" w:lineRule="auto"/>
        <w:ind w:firstLine="1134"/>
        <w:jc w:val="both"/>
        <w:rPr>
          <w:rFonts w:ascii="Arial" w:hAnsi="Arial" w:cs="Arial"/>
          <w:color w:val="FF0000"/>
          <w:sz w:val="24"/>
          <w:szCs w:val="24"/>
        </w:rPr>
      </w:pPr>
    </w:p>
    <w:p w:rsidR="00FD1225" w:rsidRPr="00C750DF" w:rsidRDefault="009D38A1" w:rsidP="00FD1225">
      <w:pPr>
        <w:spacing w:after="0" w:line="360" w:lineRule="auto"/>
        <w:ind w:firstLine="1134"/>
        <w:jc w:val="both"/>
        <w:rPr>
          <w:rFonts w:ascii="Arial" w:hAnsi="Arial" w:cs="Arial"/>
          <w:color w:val="000000"/>
          <w:sz w:val="24"/>
          <w:szCs w:val="24"/>
        </w:rPr>
      </w:pPr>
      <w:r>
        <w:rPr>
          <w:rFonts w:ascii="Arial" w:hAnsi="Arial" w:cs="Arial"/>
          <w:color w:val="000000"/>
          <w:sz w:val="24"/>
          <w:szCs w:val="24"/>
        </w:rPr>
        <w:t>Na figura 16</w:t>
      </w:r>
      <w:r w:rsidR="00FD1225" w:rsidRPr="00C750DF">
        <w:rPr>
          <w:rFonts w:ascii="Arial" w:hAnsi="Arial" w:cs="Arial"/>
          <w:color w:val="000000"/>
          <w:sz w:val="24"/>
          <w:szCs w:val="24"/>
        </w:rPr>
        <w:t xml:space="preserve"> foi m</w:t>
      </w:r>
      <w:r w:rsidR="00E742FA" w:rsidRPr="00C750DF">
        <w:rPr>
          <w:rFonts w:ascii="Arial" w:hAnsi="Arial" w:cs="Arial"/>
          <w:color w:val="000000"/>
          <w:sz w:val="24"/>
          <w:szCs w:val="24"/>
        </w:rPr>
        <w:t>odelada</w:t>
      </w:r>
      <w:r w:rsidR="00FD1225" w:rsidRPr="00C750DF">
        <w:rPr>
          <w:rFonts w:ascii="Arial" w:hAnsi="Arial" w:cs="Arial"/>
          <w:color w:val="000000"/>
          <w:sz w:val="24"/>
          <w:szCs w:val="24"/>
        </w:rPr>
        <w:t xml:space="preserve"> a página denominada “</w:t>
      </w:r>
      <w:r w:rsidR="00E742FA" w:rsidRPr="00C750DF">
        <w:rPr>
          <w:rFonts w:ascii="Arial" w:hAnsi="Arial" w:cs="Arial"/>
          <w:color w:val="000000"/>
          <w:sz w:val="24"/>
          <w:szCs w:val="24"/>
        </w:rPr>
        <w:t>P</w:t>
      </w:r>
      <w:r>
        <w:rPr>
          <w:rFonts w:ascii="Arial" w:hAnsi="Arial" w:cs="Arial"/>
          <w:color w:val="000000"/>
          <w:sz w:val="24"/>
          <w:szCs w:val="24"/>
        </w:rPr>
        <w:t>ortal do servidor</w:t>
      </w:r>
      <w:r w:rsidR="00FD1225" w:rsidRPr="00C750DF">
        <w:rPr>
          <w:rFonts w:ascii="Arial" w:hAnsi="Arial" w:cs="Arial"/>
          <w:color w:val="000000"/>
          <w:sz w:val="24"/>
          <w:szCs w:val="24"/>
        </w:rPr>
        <w:t xml:space="preserve">”, que </w:t>
      </w:r>
      <w:r w:rsidR="00E742FA" w:rsidRPr="00C750DF">
        <w:rPr>
          <w:rFonts w:ascii="Arial" w:hAnsi="Arial" w:cs="Arial"/>
          <w:color w:val="000000"/>
          <w:sz w:val="24"/>
          <w:szCs w:val="24"/>
        </w:rPr>
        <w:t>consta uma pág</w:t>
      </w:r>
      <w:r w:rsidR="006E0A9D" w:rsidRPr="00C750DF">
        <w:rPr>
          <w:rFonts w:ascii="Arial" w:hAnsi="Arial" w:cs="Arial"/>
          <w:color w:val="000000"/>
          <w:sz w:val="24"/>
          <w:szCs w:val="24"/>
        </w:rPr>
        <w:t>ina onde a informação gerada, é:</w:t>
      </w:r>
      <w:r w:rsidR="00E742FA" w:rsidRPr="00C750DF">
        <w:rPr>
          <w:rFonts w:ascii="Arial" w:hAnsi="Arial" w:cs="Arial"/>
          <w:color w:val="000000"/>
          <w:sz w:val="24"/>
          <w:szCs w:val="24"/>
        </w:rPr>
        <w:t xml:space="preserve"> “em construção”. </w:t>
      </w:r>
    </w:p>
    <w:p w:rsidR="00C35DF0" w:rsidRPr="002809A2" w:rsidRDefault="00AA2BC3" w:rsidP="002809A2">
      <w:pPr>
        <w:pStyle w:val="Recuodecorpodetexto"/>
        <w:rPr>
          <w:rFonts w:cs="Arial"/>
          <w:lang w:val="pt-BR"/>
        </w:rPr>
      </w:pPr>
      <w:r w:rsidRPr="002809A2">
        <w:rPr>
          <w:rFonts w:cs="Arial"/>
          <w:lang w:val="pt-BR"/>
        </w:rPr>
        <w:t>Através d</w:t>
      </w:r>
      <w:r w:rsidR="00254F91" w:rsidRPr="002809A2">
        <w:rPr>
          <w:rFonts w:cs="Arial"/>
          <w:lang w:val="pt-BR"/>
        </w:rPr>
        <w:t>o uso dos Mapas Conceituais e d</w:t>
      </w:r>
      <w:r w:rsidRPr="002809A2">
        <w:rPr>
          <w:rFonts w:cs="Arial"/>
          <w:lang w:val="pt-BR"/>
        </w:rPr>
        <w:t>a</w:t>
      </w:r>
      <w:r w:rsidR="008B24D1" w:rsidRPr="002809A2">
        <w:rPr>
          <w:rFonts w:cs="Arial"/>
          <w:lang w:val="pt-BR"/>
        </w:rPr>
        <w:t xml:space="preserve"> análise do portal </w:t>
      </w:r>
      <w:r w:rsidRPr="002809A2">
        <w:rPr>
          <w:rFonts w:cs="Arial"/>
          <w:lang w:val="pt-BR"/>
        </w:rPr>
        <w:t>fo</w:t>
      </w:r>
      <w:r w:rsidR="00254F91" w:rsidRPr="002809A2">
        <w:rPr>
          <w:rFonts w:cs="Arial"/>
          <w:lang w:val="pt-BR"/>
        </w:rPr>
        <w:t xml:space="preserve">i possível à </w:t>
      </w:r>
      <w:r w:rsidR="008B24D1" w:rsidRPr="002809A2">
        <w:rPr>
          <w:rFonts w:cs="Arial"/>
          <w:lang w:val="pt-BR"/>
        </w:rPr>
        <w:t>identifica</w:t>
      </w:r>
      <w:r w:rsidR="00254F91" w:rsidRPr="002809A2">
        <w:rPr>
          <w:rFonts w:cs="Arial"/>
          <w:lang w:val="pt-BR"/>
        </w:rPr>
        <w:t>ção dos</w:t>
      </w:r>
      <w:r w:rsidR="008B24D1" w:rsidRPr="002809A2">
        <w:rPr>
          <w:rFonts w:cs="Arial"/>
          <w:lang w:val="pt-BR"/>
        </w:rPr>
        <w:t xml:space="preserve"> pontos em que os respondedores </w:t>
      </w:r>
      <w:r w:rsidRPr="002809A2">
        <w:rPr>
          <w:rFonts w:cs="Arial"/>
          <w:lang w:val="pt-BR"/>
        </w:rPr>
        <w:t>encontrariam o</w:t>
      </w:r>
      <w:r w:rsidR="00CF47CC" w:rsidRPr="002809A2">
        <w:rPr>
          <w:rFonts w:cs="Arial"/>
          <w:lang w:val="pt-BR"/>
        </w:rPr>
        <w:t xml:space="preserve">s resultados de </w:t>
      </w:r>
      <w:r w:rsidR="00CF47CC" w:rsidRPr="002809A2">
        <w:rPr>
          <w:rFonts w:cs="Arial"/>
          <w:lang w:val="pt-BR"/>
        </w:rPr>
        <w:lastRenderedPageBreak/>
        <w:t xml:space="preserve">suas pesquisas e assim, foram </w:t>
      </w:r>
      <w:r w:rsidR="00F32817" w:rsidRPr="002809A2">
        <w:rPr>
          <w:rFonts w:cs="Arial"/>
          <w:lang w:val="pt-BR"/>
        </w:rPr>
        <w:t>estabelecidos</w:t>
      </w:r>
      <w:r w:rsidR="00CF47CC" w:rsidRPr="002809A2">
        <w:rPr>
          <w:rFonts w:cs="Arial"/>
          <w:lang w:val="pt-BR"/>
        </w:rPr>
        <w:t xml:space="preserve"> os </w:t>
      </w:r>
      <w:r w:rsidR="00F32817" w:rsidRPr="002809A2">
        <w:rPr>
          <w:rFonts w:cs="Arial"/>
          <w:lang w:val="pt-BR"/>
        </w:rPr>
        <w:t xml:space="preserve">parâmetros para os </w:t>
      </w:r>
      <w:r w:rsidR="00743CCF" w:rsidRPr="002809A2">
        <w:rPr>
          <w:rFonts w:cs="Arial"/>
          <w:lang w:val="pt-BR"/>
        </w:rPr>
        <w:t>formulários</w:t>
      </w:r>
      <w:r w:rsidR="00F32817" w:rsidRPr="002809A2">
        <w:rPr>
          <w:rFonts w:cs="Arial"/>
          <w:lang w:val="pt-BR"/>
        </w:rPr>
        <w:t xml:space="preserve"> de</w:t>
      </w:r>
      <w:r w:rsidR="001F2180" w:rsidRPr="002809A2">
        <w:rPr>
          <w:rFonts w:cs="Arial"/>
          <w:lang w:val="pt-BR"/>
        </w:rPr>
        <w:t xml:space="preserve"> apl</w:t>
      </w:r>
      <w:r w:rsidR="00743CCF" w:rsidRPr="002809A2">
        <w:rPr>
          <w:rFonts w:cs="Arial"/>
          <w:lang w:val="pt-BR"/>
        </w:rPr>
        <w:t>icação do</w:t>
      </w:r>
      <w:r w:rsidR="00741F3A" w:rsidRPr="002809A2">
        <w:rPr>
          <w:rFonts w:cs="Arial"/>
          <w:lang w:val="pt-BR"/>
        </w:rPr>
        <w:t>s</w:t>
      </w:r>
      <w:r w:rsidR="00743CCF" w:rsidRPr="002809A2">
        <w:rPr>
          <w:rFonts w:cs="Arial"/>
          <w:lang w:val="pt-BR"/>
        </w:rPr>
        <w:t xml:space="preserve"> questionários.</w:t>
      </w:r>
    </w:p>
    <w:p w:rsidR="002809A2" w:rsidRDefault="002809A2" w:rsidP="002809A2">
      <w:pPr>
        <w:spacing w:after="0" w:line="360" w:lineRule="auto"/>
        <w:ind w:firstLine="1134"/>
        <w:jc w:val="both"/>
        <w:rPr>
          <w:rFonts w:ascii="Arial" w:hAnsi="Arial" w:cs="Arial"/>
          <w:sz w:val="24"/>
          <w:szCs w:val="24"/>
        </w:rPr>
      </w:pPr>
    </w:p>
    <w:p w:rsidR="00C35DF0" w:rsidRPr="002809A2" w:rsidRDefault="007F682F" w:rsidP="002809A2">
      <w:pPr>
        <w:pStyle w:val="Ttulo2"/>
        <w:spacing w:before="0" w:line="360" w:lineRule="auto"/>
        <w:rPr>
          <w:rFonts w:ascii="Arial" w:hAnsi="Arial" w:cs="Arial"/>
          <w:b w:val="0"/>
          <w:sz w:val="24"/>
          <w:szCs w:val="24"/>
        </w:rPr>
      </w:pPr>
      <w:bookmarkStart w:id="69" w:name="_Toc371444565"/>
      <w:r w:rsidRPr="002809A2">
        <w:rPr>
          <w:rFonts w:ascii="Arial" w:hAnsi="Arial" w:cs="Arial"/>
          <w:b w:val="0"/>
          <w:sz w:val="24"/>
          <w:szCs w:val="24"/>
        </w:rPr>
        <w:t>7</w:t>
      </w:r>
      <w:r w:rsidR="001D3DF6" w:rsidRPr="002809A2">
        <w:rPr>
          <w:rFonts w:ascii="Arial" w:hAnsi="Arial" w:cs="Arial"/>
          <w:b w:val="0"/>
          <w:sz w:val="24"/>
          <w:szCs w:val="24"/>
        </w:rPr>
        <w:t>.</w:t>
      </w:r>
      <w:r w:rsidR="00EF0E41" w:rsidRPr="002809A2">
        <w:rPr>
          <w:rFonts w:ascii="Arial" w:hAnsi="Arial" w:cs="Arial"/>
          <w:b w:val="0"/>
          <w:sz w:val="24"/>
          <w:szCs w:val="24"/>
        </w:rPr>
        <w:t>3</w:t>
      </w:r>
      <w:r w:rsidR="001D3DF6" w:rsidRPr="002809A2">
        <w:rPr>
          <w:rFonts w:ascii="Arial" w:hAnsi="Arial" w:cs="Arial"/>
          <w:b w:val="0"/>
          <w:sz w:val="24"/>
          <w:szCs w:val="24"/>
        </w:rPr>
        <w:t xml:space="preserve"> FORMULAÇÃO DOS </w:t>
      </w:r>
      <w:r w:rsidR="002809A2">
        <w:rPr>
          <w:rFonts w:ascii="Arial" w:hAnsi="Arial" w:cs="Arial"/>
          <w:b w:val="0"/>
          <w:sz w:val="24"/>
          <w:szCs w:val="24"/>
          <w:lang w:val="pt-BR"/>
        </w:rPr>
        <w:t>Q</w:t>
      </w:r>
      <w:r w:rsidR="001D3DF6" w:rsidRPr="002809A2">
        <w:rPr>
          <w:rFonts w:ascii="Arial" w:hAnsi="Arial" w:cs="Arial"/>
          <w:b w:val="0"/>
          <w:sz w:val="24"/>
          <w:szCs w:val="24"/>
        </w:rPr>
        <w:t>UESTIONÁRIOS</w:t>
      </w:r>
      <w:bookmarkEnd w:id="69"/>
    </w:p>
    <w:p w:rsidR="0030428B" w:rsidRDefault="0030428B" w:rsidP="002809A2">
      <w:pPr>
        <w:spacing w:after="0" w:line="360" w:lineRule="auto"/>
        <w:ind w:firstLine="1134"/>
        <w:jc w:val="both"/>
        <w:rPr>
          <w:rFonts w:ascii="Arial" w:hAnsi="Arial" w:cs="Arial"/>
          <w:sz w:val="24"/>
          <w:szCs w:val="24"/>
        </w:rPr>
      </w:pPr>
    </w:p>
    <w:p w:rsidR="00B71EC6" w:rsidRDefault="006F1926" w:rsidP="00B71EC6">
      <w:pPr>
        <w:spacing w:after="0" w:line="360" w:lineRule="auto"/>
        <w:ind w:firstLine="1134"/>
        <w:jc w:val="both"/>
        <w:rPr>
          <w:rFonts w:ascii="Arial" w:hAnsi="Arial" w:cs="Arial"/>
          <w:sz w:val="24"/>
          <w:szCs w:val="24"/>
        </w:rPr>
      </w:pPr>
      <w:r>
        <w:rPr>
          <w:rFonts w:ascii="Arial" w:hAnsi="Arial" w:cs="Arial"/>
          <w:sz w:val="24"/>
          <w:szCs w:val="24"/>
        </w:rPr>
        <w:t xml:space="preserve">Utilizando apenas as duas primeiras perguntas como filtro, </w:t>
      </w:r>
      <w:r w:rsidR="0027546B">
        <w:rPr>
          <w:rFonts w:ascii="Arial" w:hAnsi="Arial" w:cs="Arial"/>
          <w:sz w:val="24"/>
          <w:szCs w:val="24"/>
        </w:rPr>
        <w:t>n</w:t>
      </w:r>
      <w:r>
        <w:rPr>
          <w:rFonts w:ascii="Arial" w:hAnsi="Arial" w:cs="Arial"/>
          <w:sz w:val="24"/>
          <w:szCs w:val="24"/>
        </w:rPr>
        <w:t xml:space="preserve">o questionário </w:t>
      </w:r>
      <w:r w:rsidR="0027546B">
        <w:rPr>
          <w:rFonts w:ascii="Arial" w:hAnsi="Arial" w:cs="Arial"/>
          <w:sz w:val="24"/>
          <w:szCs w:val="24"/>
        </w:rPr>
        <w:t>as</w:t>
      </w:r>
      <w:r>
        <w:rPr>
          <w:rFonts w:ascii="Arial" w:hAnsi="Arial" w:cs="Arial"/>
          <w:sz w:val="24"/>
          <w:szCs w:val="24"/>
        </w:rPr>
        <w:t xml:space="preserve"> questões </w:t>
      </w:r>
      <w:r w:rsidR="0027546B">
        <w:rPr>
          <w:rFonts w:ascii="Arial" w:hAnsi="Arial" w:cs="Arial"/>
          <w:sz w:val="24"/>
          <w:szCs w:val="24"/>
        </w:rPr>
        <w:t xml:space="preserve">estavam atribuídas </w:t>
      </w:r>
      <w:r>
        <w:rPr>
          <w:rFonts w:ascii="Arial" w:hAnsi="Arial" w:cs="Arial"/>
          <w:sz w:val="24"/>
          <w:szCs w:val="24"/>
        </w:rPr>
        <w:t>de maneira gradativa,</w:t>
      </w:r>
      <w:r w:rsidR="006A49EC">
        <w:rPr>
          <w:rFonts w:ascii="Arial" w:hAnsi="Arial" w:cs="Arial"/>
          <w:sz w:val="24"/>
          <w:szCs w:val="24"/>
        </w:rPr>
        <w:t xml:space="preserve"> formuladas </w:t>
      </w:r>
      <w:r>
        <w:rPr>
          <w:rFonts w:ascii="Arial" w:hAnsi="Arial" w:cs="Arial"/>
          <w:sz w:val="24"/>
          <w:szCs w:val="24"/>
        </w:rPr>
        <w:t xml:space="preserve">com assuntos </w:t>
      </w:r>
      <w:r w:rsidR="00613B74">
        <w:rPr>
          <w:rFonts w:ascii="Arial" w:hAnsi="Arial" w:cs="Arial"/>
          <w:sz w:val="24"/>
          <w:szCs w:val="24"/>
        </w:rPr>
        <w:t>pertinentes a</w:t>
      </w:r>
      <w:r w:rsidR="006A49EC">
        <w:rPr>
          <w:rFonts w:ascii="Arial" w:hAnsi="Arial" w:cs="Arial"/>
          <w:sz w:val="24"/>
          <w:szCs w:val="24"/>
        </w:rPr>
        <w:t xml:space="preserve">os conteúdos </w:t>
      </w:r>
      <w:r w:rsidR="0027546B">
        <w:rPr>
          <w:rFonts w:ascii="Arial" w:hAnsi="Arial" w:cs="Arial"/>
          <w:sz w:val="24"/>
          <w:szCs w:val="24"/>
        </w:rPr>
        <w:t xml:space="preserve">disponíveis </w:t>
      </w:r>
      <w:r w:rsidR="003243B5">
        <w:rPr>
          <w:rFonts w:ascii="Arial" w:hAnsi="Arial" w:cs="Arial"/>
          <w:sz w:val="24"/>
          <w:szCs w:val="24"/>
        </w:rPr>
        <w:t>no portal.</w:t>
      </w:r>
    </w:p>
    <w:p w:rsidR="0027546B" w:rsidRDefault="0027546B" w:rsidP="0027546B">
      <w:pPr>
        <w:spacing w:after="0" w:line="360" w:lineRule="auto"/>
        <w:ind w:firstLine="1134"/>
        <w:jc w:val="both"/>
        <w:rPr>
          <w:rFonts w:ascii="Arial" w:hAnsi="Arial" w:cs="Arial"/>
          <w:sz w:val="24"/>
          <w:szCs w:val="24"/>
        </w:rPr>
      </w:pPr>
      <w:r>
        <w:rPr>
          <w:rFonts w:ascii="Arial" w:hAnsi="Arial" w:cs="Arial"/>
          <w:sz w:val="24"/>
          <w:szCs w:val="24"/>
        </w:rPr>
        <w:t>Atribuíram-se 14 (quatorze) questões em cada etapa, onde foram empregados</w:t>
      </w:r>
      <w:r w:rsidRPr="006A49EC">
        <w:rPr>
          <w:rFonts w:ascii="Arial" w:hAnsi="Arial" w:cs="Arial"/>
          <w:sz w:val="24"/>
          <w:szCs w:val="24"/>
        </w:rPr>
        <w:t xml:space="preserve"> temas dentre as informações disponíveis para a pesquisa mediante o site da Prefeitura Municipal de Ivaiporã, onde </w:t>
      </w:r>
      <w:r>
        <w:rPr>
          <w:rFonts w:ascii="Arial" w:hAnsi="Arial" w:cs="Arial"/>
          <w:sz w:val="24"/>
          <w:szCs w:val="24"/>
        </w:rPr>
        <w:t>as buscas seriam por</w:t>
      </w:r>
      <w:r w:rsidRPr="006A49EC">
        <w:rPr>
          <w:rFonts w:ascii="Arial" w:hAnsi="Arial" w:cs="Arial"/>
          <w:sz w:val="24"/>
          <w:szCs w:val="24"/>
        </w:rPr>
        <w:t xml:space="preserve"> informações a respeito de editais de concursos, IPTU, ISSQN (imposto sobre serviços de qualquer natureza)</w:t>
      </w:r>
      <w:r>
        <w:rPr>
          <w:rFonts w:ascii="Arial" w:hAnsi="Arial" w:cs="Arial"/>
          <w:sz w:val="24"/>
          <w:szCs w:val="24"/>
        </w:rPr>
        <w:t>,</w:t>
      </w:r>
      <w:r w:rsidRPr="006A49EC">
        <w:rPr>
          <w:rFonts w:ascii="Arial" w:hAnsi="Arial" w:cs="Arial"/>
          <w:sz w:val="24"/>
          <w:szCs w:val="24"/>
        </w:rPr>
        <w:t xml:space="preserve"> história da cidade, oferta de empre</w:t>
      </w:r>
      <w:r>
        <w:rPr>
          <w:rFonts w:ascii="Arial" w:hAnsi="Arial" w:cs="Arial"/>
          <w:sz w:val="24"/>
          <w:szCs w:val="24"/>
        </w:rPr>
        <w:t>go e Secretarias/Departamentos.</w:t>
      </w:r>
    </w:p>
    <w:p w:rsidR="0027546B" w:rsidRDefault="00B71EC6" w:rsidP="00B71EC6">
      <w:pPr>
        <w:spacing w:after="0" w:line="360" w:lineRule="auto"/>
        <w:ind w:firstLine="1134"/>
        <w:jc w:val="both"/>
        <w:rPr>
          <w:rFonts w:ascii="Arial" w:hAnsi="Arial" w:cs="Arial"/>
          <w:sz w:val="24"/>
          <w:szCs w:val="24"/>
        </w:rPr>
      </w:pPr>
      <w:r>
        <w:rPr>
          <w:rFonts w:ascii="Arial" w:hAnsi="Arial" w:cs="Arial"/>
          <w:sz w:val="24"/>
          <w:szCs w:val="24"/>
        </w:rPr>
        <w:t xml:space="preserve">O questionário foi dividido em duas etapas. </w:t>
      </w:r>
    </w:p>
    <w:p w:rsidR="00B71EC6" w:rsidRDefault="00B71EC6" w:rsidP="00B71EC6">
      <w:pPr>
        <w:spacing w:after="0" w:line="360" w:lineRule="auto"/>
        <w:ind w:firstLine="1134"/>
        <w:jc w:val="both"/>
        <w:rPr>
          <w:rFonts w:ascii="Arial" w:hAnsi="Arial" w:cs="Arial"/>
          <w:sz w:val="24"/>
          <w:szCs w:val="24"/>
        </w:rPr>
      </w:pPr>
      <w:r>
        <w:rPr>
          <w:rFonts w:ascii="Arial" w:hAnsi="Arial" w:cs="Arial"/>
          <w:sz w:val="24"/>
          <w:szCs w:val="24"/>
        </w:rPr>
        <w:t>Na primeira etapa, os respondedores registrariam suas ações, tanto indicando a satisfação das informações como resultado de sua pesquisa, como relatando possíveis problemas na busca pelos dados desejados.</w:t>
      </w:r>
    </w:p>
    <w:p w:rsidR="0027546B" w:rsidRDefault="0027546B" w:rsidP="00B71EC6">
      <w:pPr>
        <w:spacing w:after="0" w:line="360" w:lineRule="auto"/>
        <w:ind w:firstLine="1134"/>
        <w:jc w:val="both"/>
        <w:rPr>
          <w:rFonts w:ascii="Arial" w:hAnsi="Arial" w:cs="Arial"/>
          <w:sz w:val="24"/>
          <w:szCs w:val="24"/>
        </w:rPr>
      </w:pPr>
      <w:r>
        <w:rPr>
          <w:rFonts w:ascii="Arial" w:hAnsi="Arial" w:cs="Arial"/>
          <w:sz w:val="24"/>
          <w:szCs w:val="24"/>
        </w:rPr>
        <w:t xml:space="preserve">Já na segunda etapa, com </w:t>
      </w:r>
      <w:r w:rsidR="005C5B53">
        <w:rPr>
          <w:rFonts w:ascii="Arial" w:hAnsi="Arial" w:cs="Arial"/>
          <w:sz w:val="24"/>
          <w:szCs w:val="24"/>
        </w:rPr>
        <w:t xml:space="preserve">o </w:t>
      </w:r>
      <w:r>
        <w:rPr>
          <w:rFonts w:ascii="Arial" w:hAnsi="Arial" w:cs="Arial"/>
          <w:sz w:val="24"/>
          <w:szCs w:val="24"/>
        </w:rPr>
        <w:t xml:space="preserve">Mapa Conceitual inserido após a escolha de pesquisa, os respondedores indicariam </w:t>
      </w:r>
      <w:r w:rsidR="005C5B53">
        <w:rPr>
          <w:rFonts w:ascii="Arial" w:hAnsi="Arial" w:cs="Arial"/>
          <w:sz w:val="24"/>
          <w:szCs w:val="24"/>
        </w:rPr>
        <w:t>a relevância de seu uso para auxiliar na busca, assim como descreveriam a sua experiência ao utilizar o Mapa Conceitual como auxilio na pesquisa.</w:t>
      </w:r>
    </w:p>
    <w:p w:rsidR="007E4D8C" w:rsidRDefault="007E4D8C" w:rsidP="007E4D8C">
      <w:pPr>
        <w:spacing w:after="0" w:line="360" w:lineRule="auto"/>
        <w:ind w:firstLine="1134"/>
        <w:jc w:val="both"/>
        <w:rPr>
          <w:rFonts w:ascii="Arial" w:hAnsi="Arial" w:cs="Arial"/>
          <w:sz w:val="24"/>
          <w:szCs w:val="24"/>
        </w:rPr>
      </w:pPr>
      <w:r>
        <w:rPr>
          <w:rFonts w:ascii="Arial" w:hAnsi="Arial" w:cs="Arial"/>
          <w:sz w:val="24"/>
          <w:szCs w:val="24"/>
        </w:rPr>
        <w:t>Cada questionário possuía 14 (quatorze) questões, sendo 13 (treze) fechadas com 11 (onze) delas contendo respostas fixadas de antemão, 2 (duas) dicotômicas (“sim” ou “não”) e 1 (uma) aberta. No segundo questionário foi utilizado um Mapa Conceitual após a questão 3, onde o respondedor utilizaria a imagem como auxilio para sua busca pelo portal.</w:t>
      </w:r>
    </w:p>
    <w:p w:rsidR="007E4D8C" w:rsidRDefault="007E4D8C" w:rsidP="007E4D8C">
      <w:pPr>
        <w:spacing w:after="0" w:line="360" w:lineRule="auto"/>
        <w:ind w:firstLine="1134"/>
        <w:jc w:val="both"/>
        <w:rPr>
          <w:rFonts w:ascii="Arial" w:hAnsi="Arial" w:cs="Arial"/>
          <w:sz w:val="24"/>
          <w:szCs w:val="24"/>
        </w:rPr>
      </w:pPr>
      <w:r>
        <w:rPr>
          <w:rFonts w:ascii="Arial" w:hAnsi="Arial" w:cs="Arial"/>
          <w:sz w:val="24"/>
          <w:szCs w:val="24"/>
        </w:rPr>
        <w:br w:type="page"/>
      </w:r>
    </w:p>
    <w:p w:rsidR="00E16A86" w:rsidRDefault="00E16A86" w:rsidP="00E16A86">
      <w:pPr>
        <w:pStyle w:val="Legenda"/>
        <w:keepNext/>
      </w:pPr>
    </w:p>
    <w:tbl>
      <w:tblPr>
        <w:tblW w:w="9307" w:type="dxa"/>
        <w:tblLook w:val="04A0" w:firstRow="1" w:lastRow="0" w:firstColumn="1" w:lastColumn="0" w:noHBand="0" w:noVBand="1"/>
      </w:tblPr>
      <w:tblGrid>
        <w:gridCol w:w="9307"/>
      </w:tblGrid>
      <w:tr w:rsidR="007E4D8C" w:rsidRPr="00F11AF9" w:rsidTr="004C6894">
        <w:trPr>
          <w:trHeight w:val="244"/>
        </w:trPr>
        <w:tc>
          <w:tcPr>
            <w:tcW w:w="9307" w:type="dxa"/>
            <w:shd w:val="clear" w:color="auto" w:fill="auto"/>
            <w:vAlign w:val="center"/>
          </w:tcPr>
          <w:p w:rsidR="007E4D8C" w:rsidRPr="00E16A86" w:rsidRDefault="00E16A86" w:rsidP="00E16A86">
            <w:pPr>
              <w:spacing w:after="0" w:line="240" w:lineRule="auto"/>
              <w:jc w:val="center"/>
              <w:rPr>
                <w:rFonts w:ascii="Arial" w:hAnsi="Arial" w:cs="Arial"/>
                <w:sz w:val="20"/>
                <w:szCs w:val="20"/>
              </w:rPr>
            </w:pPr>
            <w:bookmarkStart w:id="70" w:name="_Toc371424586"/>
            <w:r w:rsidRPr="00E16A86">
              <w:rPr>
                <w:rFonts w:ascii="Arial" w:hAnsi="Arial" w:cs="Arial"/>
                <w:sz w:val="20"/>
                <w:szCs w:val="20"/>
              </w:rPr>
              <w:t xml:space="preserve">Figura </w:t>
            </w:r>
            <w:r w:rsidRPr="00E16A86">
              <w:rPr>
                <w:rFonts w:ascii="Arial" w:hAnsi="Arial" w:cs="Arial"/>
                <w:sz w:val="20"/>
                <w:szCs w:val="20"/>
              </w:rPr>
              <w:fldChar w:fldCharType="begin"/>
            </w:r>
            <w:r w:rsidRPr="00E16A86">
              <w:rPr>
                <w:rFonts w:ascii="Arial" w:hAnsi="Arial" w:cs="Arial"/>
                <w:sz w:val="20"/>
                <w:szCs w:val="20"/>
              </w:rPr>
              <w:instrText xml:space="preserve"> SEQ Figura \* ARABIC </w:instrText>
            </w:r>
            <w:r w:rsidRPr="00E16A86">
              <w:rPr>
                <w:rFonts w:ascii="Arial" w:hAnsi="Arial" w:cs="Arial"/>
                <w:sz w:val="20"/>
                <w:szCs w:val="20"/>
              </w:rPr>
              <w:fldChar w:fldCharType="separate"/>
            </w:r>
            <w:r w:rsidR="00107A83">
              <w:rPr>
                <w:rFonts w:ascii="Arial" w:hAnsi="Arial" w:cs="Arial"/>
                <w:noProof/>
                <w:sz w:val="20"/>
                <w:szCs w:val="20"/>
              </w:rPr>
              <w:t>17</w:t>
            </w:r>
            <w:r w:rsidRPr="00E16A86">
              <w:rPr>
                <w:rFonts w:ascii="Arial" w:hAnsi="Arial" w:cs="Arial"/>
                <w:sz w:val="20"/>
                <w:szCs w:val="20"/>
              </w:rPr>
              <w:fldChar w:fldCharType="end"/>
            </w:r>
            <w:r w:rsidRPr="00E16A86">
              <w:rPr>
                <w:rFonts w:ascii="Arial" w:hAnsi="Arial" w:cs="Arial"/>
                <w:sz w:val="20"/>
                <w:szCs w:val="20"/>
              </w:rPr>
              <w:t xml:space="preserve"> - Mapa Conceitual segundo as opções de pesquisa do questionário, 2º etapa.</w:t>
            </w:r>
            <w:bookmarkEnd w:id="70"/>
          </w:p>
        </w:tc>
      </w:tr>
      <w:tr w:rsidR="007E4D8C" w:rsidRPr="00F11AF9" w:rsidTr="004C6894">
        <w:trPr>
          <w:trHeight w:val="7568"/>
        </w:trPr>
        <w:tc>
          <w:tcPr>
            <w:tcW w:w="9307" w:type="dxa"/>
            <w:shd w:val="clear" w:color="auto" w:fill="auto"/>
            <w:vAlign w:val="center"/>
          </w:tcPr>
          <w:p w:rsidR="007E4D8C" w:rsidRPr="00F11AF9" w:rsidRDefault="00143A85" w:rsidP="004C6894">
            <w:pPr>
              <w:spacing w:after="0" w:line="240" w:lineRule="auto"/>
              <w:jc w:val="center"/>
              <w:rPr>
                <w:rFonts w:ascii="Arial" w:hAnsi="Arial" w:cs="Arial"/>
                <w:sz w:val="24"/>
                <w:szCs w:val="24"/>
              </w:rPr>
            </w:pPr>
            <w:r>
              <w:rPr>
                <w:noProof/>
                <w:lang w:eastAsia="pt-BR"/>
              </w:rPr>
              <w:drawing>
                <wp:anchor distT="0" distB="0" distL="114300" distR="114300" simplePos="0" relativeHeight="251658240" behindDoc="0" locked="0" layoutInCell="1" allowOverlap="1" wp14:anchorId="4DABFC84" wp14:editId="5A03440B">
                  <wp:simplePos x="0" y="0"/>
                  <wp:positionH relativeFrom="margin">
                    <wp:align>right</wp:align>
                  </wp:positionH>
                  <wp:positionV relativeFrom="margin">
                    <wp:align>center</wp:align>
                  </wp:positionV>
                  <wp:extent cx="5691505" cy="4683125"/>
                  <wp:effectExtent l="0" t="0" r="0" b="0"/>
                  <wp:wrapSquare wrapText="bothSides"/>
                  <wp:docPr id="35" name="Imagem 19" descr="Mapa conceitual - Questionário de aplicação 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pa conceitual - Questionário de aplicação CORRE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1505" cy="4683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E4D8C" w:rsidRPr="00F11AF9" w:rsidTr="004C6894">
        <w:trPr>
          <w:trHeight w:val="228"/>
        </w:trPr>
        <w:tc>
          <w:tcPr>
            <w:tcW w:w="9307" w:type="dxa"/>
            <w:shd w:val="clear" w:color="auto" w:fill="auto"/>
            <w:vAlign w:val="center"/>
          </w:tcPr>
          <w:p w:rsidR="007E4D8C" w:rsidRPr="00F11AF9" w:rsidRDefault="007E4D8C" w:rsidP="004C6894">
            <w:pPr>
              <w:spacing w:after="0" w:line="240" w:lineRule="auto"/>
              <w:jc w:val="center"/>
              <w:rPr>
                <w:rFonts w:ascii="Arial" w:hAnsi="Arial" w:cs="Arial"/>
                <w:sz w:val="20"/>
                <w:szCs w:val="20"/>
              </w:rPr>
            </w:pPr>
            <w:r w:rsidRPr="00F11AF9">
              <w:rPr>
                <w:rFonts w:ascii="Arial" w:hAnsi="Arial" w:cs="Arial"/>
                <w:sz w:val="20"/>
                <w:szCs w:val="20"/>
              </w:rPr>
              <w:t>Fonte: Elaborado pelo autor, 2013.</w:t>
            </w:r>
          </w:p>
        </w:tc>
      </w:tr>
    </w:tbl>
    <w:p w:rsidR="007E4D8C" w:rsidRDefault="007E4D8C" w:rsidP="007E4D8C">
      <w:pPr>
        <w:spacing w:after="0" w:line="360" w:lineRule="auto"/>
        <w:ind w:firstLine="1134"/>
        <w:jc w:val="both"/>
        <w:rPr>
          <w:rFonts w:ascii="Arial" w:hAnsi="Arial" w:cs="Arial"/>
          <w:sz w:val="24"/>
          <w:szCs w:val="24"/>
        </w:rPr>
      </w:pPr>
    </w:p>
    <w:p w:rsidR="007E4D8C" w:rsidRDefault="007E4D8C" w:rsidP="007E4D8C">
      <w:pPr>
        <w:spacing w:after="0" w:line="360" w:lineRule="auto"/>
        <w:ind w:firstLine="1134"/>
        <w:jc w:val="both"/>
        <w:rPr>
          <w:rFonts w:ascii="Arial" w:hAnsi="Arial" w:cs="Arial"/>
          <w:sz w:val="24"/>
          <w:szCs w:val="24"/>
        </w:rPr>
      </w:pPr>
      <w:r w:rsidRPr="00876BC3">
        <w:rPr>
          <w:rFonts w:ascii="Arial" w:hAnsi="Arial" w:cs="Arial"/>
          <w:sz w:val="24"/>
          <w:szCs w:val="24"/>
        </w:rPr>
        <w:t>A imagem</w:t>
      </w:r>
      <w:r>
        <w:rPr>
          <w:rFonts w:ascii="Arial" w:hAnsi="Arial" w:cs="Arial"/>
          <w:sz w:val="24"/>
          <w:szCs w:val="24"/>
        </w:rPr>
        <w:t xml:space="preserve"> contava com um texto que era exibido ao passar o mouse sobre ela, demonstrando como as informações utilizadas como opções de pesquisa no formulário estavam disponíveis no portal, além de uma breve explicação a respeito dos Mapas Conceituais e frisava que t</w:t>
      </w:r>
      <w:r w:rsidRPr="00876BC3">
        <w:rPr>
          <w:rFonts w:ascii="Arial" w:hAnsi="Arial" w:cs="Arial"/>
          <w:sz w:val="24"/>
          <w:szCs w:val="24"/>
        </w:rPr>
        <w:t>odo</w:t>
      </w:r>
      <w:r>
        <w:rPr>
          <w:rFonts w:ascii="Arial" w:hAnsi="Arial" w:cs="Arial"/>
          <w:sz w:val="24"/>
          <w:szCs w:val="24"/>
        </w:rPr>
        <w:t>s os conceitos do site não estavam representados, apenas parte deles.</w:t>
      </w:r>
    </w:p>
    <w:p w:rsidR="007E4D8C" w:rsidRPr="00C750DF" w:rsidRDefault="007E4D8C" w:rsidP="007E4D8C">
      <w:pPr>
        <w:spacing w:after="0" w:line="360" w:lineRule="auto"/>
        <w:ind w:firstLine="1134"/>
        <w:jc w:val="both"/>
        <w:rPr>
          <w:rFonts w:ascii="Arial" w:hAnsi="Arial" w:cs="Arial"/>
          <w:color w:val="000000"/>
          <w:sz w:val="24"/>
          <w:szCs w:val="24"/>
        </w:rPr>
      </w:pPr>
      <w:r w:rsidRPr="00C750DF">
        <w:rPr>
          <w:rFonts w:ascii="Arial" w:hAnsi="Arial" w:cs="Arial"/>
          <w:color w:val="000000"/>
          <w:sz w:val="24"/>
          <w:szCs w:val="24"/>
        </w:rPr>
        <w:t>A fim de aplicar os questionários, foi realizada uma análise de usabilidade do portal através da experiência do usuário, onde foram realizadas pesquisas utilizando o menu e o recurso “Pesquise no site”</w:t>
      </w:r>
      <w:r>
        <w:rPr>
          <w:rFonts w:ascii="Arial" w:hAnsi="Arial" w:cs="Arial"/>
          <w:color w:val="000000"/>
          <w:sz w:val="24"/>
          <w:szCs w:val="24"/>
        </w:rPr>
        <w:t>.</w:t>
      </w:r>
    </w:p>
    <w:p w:rsidR="00564162" w:rsidRDefault="00564162" w:rsidP="00B71EC6">
      <w:pPr>
        <w:spacing w:after="0" w:line="360" w:lineRule="auto"/>
        <w:ind w:firstLine="1134"/>
        <w:jc w:val="both"/>
        <w:rPr>
          <w:rFonts w:ascii="Arial" w:hAnsi="Arial" w:cs="Arial"/>
          <w:sz w:val="24"/>
          <w:szCs w:val="24"/>
        </w:rPr>
      </w:pPr>
      <w:r>
        <w:rPr>
          <w:rFonts w:ascii="Arial" w:hAnsi="Arial" w:cs="Arial"/>
          <w:sz w:val="24"/>
          <w:szCs w:val="24"/>
        </w:rPr>
        <w:t>Realizado o trabalho de formulação dos questionários, foi realizada a aplicação dos formulários.</w:t>
      </w:r>
    </w:p>
    <w:p w:rsidR="00EF04B3" w:rsidRDefault="00EF04B3" w:rsidP="006A49EC">
      <w:pPr>
        <w:spacing w:after="0" w:line="360" w:lineRule="auto"/>
        <w:ind w:firstLine="1134"/>
        <w:jc w:val="both"/>
        <w:rPr>
          <w:rFonts w:ascii="Arial" w:hAnsi="Arial" w:cs="Arial"/>
          <w:sz w:val="24"/>
          <w:szCs w:val="24"/>
        </w:rPr>
      </w:pPr>
    </w:p>
    <w:p w:rsidR="00056662" w:rsidRPr="00750F5E" w:rsidRDefault="007F682F" w:rsidP="002809A2">
      <w:pPr>
        <w:pStyle w:val="Ttulo2"/>
        <w:rPr>
          <w:rFonts w:ascii="Arial" w:hAnsi="Arial" w:cs="Arial"/>
          <w:b w:val="0"/>
          <w:sz w:val="24"/>
          <w:szCs w:val="24"/>
        </w:rPr>
      </w:pPr>
      <w:bookmarkStart w:id="71" w:name="_Toc371444566"/>
      <w:r w:rsidRPr="00750F5E">
        <w:rPr>
          <w:rFonts w:ascii="Arial" w:hAnsi="Arial" w:cs="Arial"/>
          <w:b w:val="0"/>
          <w:sz w:val="24"/>
          <w:szCs w:val="24"/>
        </w:rPr>
        <w:lastRenderedPageBreak/>
        <w:t>7</w:t>
      </w:r>
      <w:r w:rsidR="001D3DF6" w:rsidRPr="00750F5E">
        <w:rPr>
          <w:rFonts w:ascii="Arial" w:hAnsi="Arial" w:cs="Arial"/>
          <w:b w:val="0"/>
          <w:sz w:val="24"/>
          <w:szCs w:val="24"/>
        </w:rPr>
        <w:t>.4</w:t>
      </w:r>
      <w:r w:rsidR="005E384E" w:rsidRPr="00750F5E">
        <w:rPr>
          <w:rFonts w:ascii="Arial" w:hAnsi="Arial" w:cs="Arial"/>
          <w:b w:val="0"/>
          <w:sz w:val="24"/>
          <w:szCs w:val="24"/>
        </w:rPr>
        <w:t xml:space="preserve"> </w:t>
      </w:r>
      <w:r w:rsidR="005E384E" w:rsidRPr="00750F5E">
        <w:rPr>
          <w:rFonts w:ascii="Arial" w:hAnsi="Arial" w:cs="Arial"/>
          <w:b w:val="0"/>
          <w:caps/>
          <w:sz w:val="24"/>
          <w:szCs w:val="24"/>
        </w:rPr>
        <w:t>Aplicação dos questionários</w:t>
      </w:r>
      <w:r w:rsidR="005E384E" w:rsidRPr="00750F5E">
        <w:rPr>
          <w:rFonts w:ascii="Arial" w:hAnsi="Arial" w:cs="Arial"/>
          <w:b w:val="0"/>
          <w:sz w:val="24"/>
          <w:szCs w:val="24"/>
        </w:rPr>
        <w:t>.</w:t>
      </w:r>
      <w:bookmarkEnd w:id="71"/>
    </w:p>
    <w:p w:rsidR="00C35DF0" w:rsidRDefault="00C35DF0" w:rsidP="00C35DF0">
      <w:pPr>
        <w:spacing w:after="0" w:line="360" w:lineRule="auto"/>
        <w:ind w:firstLine="1134"/>
        <w:jc w:val="both"/>
        <w:rPr>
          <w:rFonts w:ascii="Arial" w:hAnsi="Arial" w:cs="Arial"/>
          <w:sz w:val="24"/>
          <w:szCs w:val="24"/>
        </w:rPr>
      </w:pPr>
    </w:p>
    <w:p w:rsidR="00643BF1" w:rsidRDefault="00C35DF0" w:rsidP="00C35DF0">
      <w:pPr>
        <w:spacing w:after="0" w:line="360" w:lineRule="auto"/>
        <w:ind w:firstLine="1134"/>
        <w:jc w:val="both"/>
        <w:rPr>
          <w:rFonts w:ascii="Arial" w:hAnsi="Arial" w:cs="Arial"/>
          <w:sz w:val="24"/>
          <w:szCs w:val="24"/>
        </w:rPr>
      </w:pPr>
      <w:r>
        <w:rPr>
          <w:rFonts w:ascii="Arial" w:hAnsi="Arial" w:cs="Arial"/>
          <w:sz w:val="24"/>
          <w:szCs w:val="24"/>
        </w:rPr>
        <w:t xml:space="preserve">A aplicação dos questionários deu-se através da internet e pelo uso de formulários do </w:t>
      </w:r>
      <w:r>
        <w:rPr>
          <w:rFonts w:ascii="Arial" w:hAnsi="Arial" w:cs="Arial"/>
          <w:i/>
          <w:sz w:val="24"/>
          <w:szCs w:val="24"/>
        </w:rPr>
        <w:t>Google Docs</w:t>
      </w:r>
      <w:r>
        <w:rPr>
          <w:rFonts w:ascii="Arial" w:hAnsi="Arial" w:cs="Arial"/>
          <w:sz w:val="24"/>
          <w:szCs w:val="24"/>
        </w:rPr>
        <w:t xml:space="preserve">, onde </w:t>
      </w:r>
      <w:r w:rsidR="00643BF1">
        <w:rPr>
          <w:rFonts w:ascii="Arial" w:hAnsi="Arial" w:cs="Arial"/>
          <w:sz w:val="24"/>
          <w:szCs w:val="24"/>
        </w:rPr>
        <w:t xml:space="preserve">na primeira etapa, </w:t>
      </w:r>
      <w:r>
        <w:rPr>
          <w:rFonts w:ascii="Arial" w:hAnsi="Arial" w:cs="Arial"/>
          <w:sz w:val="24"/>
          <w:szCs w:val="24"/>
        </w:rPr>
        <w:t xml:space="preserve">cada um dos 50 (cinquenta) participantes responderiam 14 (quatorze) </w:t>
      </w:r>
      <w:r w:rsidR="0029629B">
        <w:rPr>
          <w:rFonts w:ascii="Arial" w:hAnsi="Arial" w:cs="Arial"/>
          <w:sz w:val="24"/>
          <w:szCs w:val="24"/>
        </w:rPr>
        <w:t xml:space="preserve">questões </w:t>
      </w:r>
      <w:r>
        <w:rPr>
          <w:rFonts w:ascii="Arial" w:hAnsi="Arial" w:cs="Arial"/>
          <w:sz w:val="24"/>
          <w:szCs w:val="24"/>
        </w:rPr>
        <w:t xml:space="preserve">a respeito das informações disponíveis no portal da Prefeitura Municipal de Ivaiporã. </w:t>
      </w:r>
      <w:r w:rsidR="00643BF1">
        <w:rPr>
          <w:rFonts w:ascii="Arial" w:hAnsi="Arial" w:cs="Arial"/>
          <w:sz w:val="24"/>
          <w:szCs w:val="24"/>
        </w:rPr>
        <w:t xml:space="preserve">Já na segunda etapa, os respondedores utilizariam o Mapa Conceitual disponível como ajuda no formulário para responder as questões conforme sua busca no site. </w:t>
      </w:r>
    </w:p>
    <w:p w:rsidR="002370A8" w:rsidRDefault="00C35DF0" w:rsidP="00C35DF0">
      <w:pPr>
        <w:spacing w:after="0" w:line="360" w:lineRule="auto"/>
        <w:ind w:firstLine="1134"/>
        <w:jc w:val="both"/>
        <w:rPr>
          <w:rFonts w:ascii="Arial" w:hAnsi="Arial" w:cs="Arial"/>
          <w:sz w:val="24"/>
          <w:szCs w:val="24"/>
        </w:rPr>
      </w:pPr>
      <w:r>
        <w:rPr>
          <w:rFonts w:ascii="Arial" w:hAnsi="Arial" w:cs="Arial"/>
          <w:sz w:val="24"/>
          <w:szCs w:val="24"/>
        </w:rPr>
        <w:t xml:space="preserve">Para coletar os dados de maneira eficiente, foi necessário dividir a </w:t>
      </w:r>
      <w:r w:rsidRPr="002370A8">
        <w:rPr>
          <w:rFonts w:ascii="Arial" w:hAnsi="Arial" w:cs="Arial"/>
          <w:sz w:val="24"/>
          <w:szCs w:val="24"/>
        </w:rPr>
        <w:t>aplicação do</w:t>
      </w:r>
      <w:r>
        <w:rPr>
          <w:rFonts w:ascii="Arial" w:hAnsi="Arial" w:cs="Arial"/>
          <w:sz w:val="24"/>
          <w:szCs w:val="24"/>
        </w:rPr>
        <w:t>s</w:t>
      </w:r>
      <w:r w:rsidRPr="002370A8">
        <w:rPr>
          <w:rFonts w:ascii="Arial" w:hAnsi="Arial" w:cs="Arial"/>
          <w:sz w:val="24"/>
          <w:szCs w:val="24"/>
        </w:rPr>
        <w:t xml:space="preserve"> formulário</w:t>
      </w:r>
      <w:r>
        <w:rPr>
          <w:rFonts w:ascii="Arial" w:hAnsi="Arial" w:cs="Arial"/>
          <w:sz w:val="24"/>
          <w:szCs w:val="24"/>
        </w:rPr>
        <w:t>s</w:t>
      </w:r>
      <w:r w:rsidRPr="002370A8">
        <w:rPr>
          <w:rFonts w:ascii="Arial" w:hAnsi="Arial" w:cs="Arial"/>
          <w:sz w:val="24"/>
          <w:szCs w:val="24"/>
        </w:rPr>
        <w:t xml:space="preserve"> </w:t>
      </w:r>
      <w:r>
        <w:rPr>
          <w:rFonts w:ascii="Arial" w:hAnsi="Arial" w:cs="Arial"/>
          <w:sz w:val="24"/>
          <w:szCs w:val="24"/>
        </w:rPr>
        <w:t>em duas etapas.</w:t>
      </w:r>
    </w:p>
    <w:p w:rsidR="00C35DF0" w:rsidRPr="002370A8" w:rsidRDefault="00C35DF0" w:rsidP="00077AC1">
      <w:pPr>
        <w:spacing w:after="0" w:line="360" w:lineRule="auto"/>
        <w:ind w:firstLine="1134"/>
        <w:jc w:val="both"/>
        <w:rPr>
          <w:rFonts w:ascii="Arial" w:hAnsi="Arial" w:cs="Arial"/>
          <w:sz w:val="24"/>
          <w:szCs w:val="24"/>
        </w:rPr>
      </w:pPr>
    </w:p>
    <w:p w:rsidR="00A63CFC" w:rsidRPr="009B2C0D" w:rsidRDefault="007F682F" w:rsidP="00077AC1">
      <w:pPr>
        <w:spacing w:after="0" w:line="360" w:lineRule="auto"/>
        <w:jc w:val="both"/>
        <w:rPr>
          <w:rFonts w:ascii="Arial" w:hAnsi="Arial" w:cs="Arial"/>
          <w:b/>
          <w:sz w:val="24"/>
          <w:szCs w:val="24"/>
        </w:rPr>
      </w:pPr>
      <w:r>
        <w:rPr>
          <w:rFonts w:ascii="Arial" w:hAnsi="Arial" w:cs="Arial"/>
          <w:b/>
          <w:sz w:val="24"/>
          <w:szCs w:val="24"/>
        </w:rPr>
        <w:t>7</w:t>
      </w:r>
      <w:r w:rsidR="003E573C" w:rsidRPr="009B2C0D">
        <w:rPr>
          <w:rFonts w:ascii="Arial" w:hAnsi="Arial" w:cs="Arial"/>
          <w:b/>
          <w:sz w:val="24"/>
          <w:szCs w:val="24"/>
        </w:rPr>
        <w:t>.4</w:t>
      </w:r>
      <w:r w:rsidR="00032D10" w:rsidRPr="009B2C0D">
        <w:rPr>
          <w:rFonts w:ascii="Arial" w:hAnsi="Arial" w:cs="Arial"/>
          <w:b/>
          <w:sz w:val="24"/>
          <w:szCs w:val="24"/>
        </w:rPr>
        <w:t>.1</w:t>
      </w:r>
      <w:r w:rsidR="00A63CFC" w:rsidRPr="009B2C0D">
        <w:rPr>
          <w:rFonts w:ascii="Arial" w:hAnsi="Arial" w:cs="Arial"/>
          <w:b/>
          <w:sz w:val="24"/>
          <w:szCs w:val="24"/>
        </w:rPr>
        <w:t xml:space="preserve"> Aplicação da primeira etapa do questionário.</w:t>
      </w:r>
    </w:p>
    <w:p w:rsidR="00077AC1" w:rsidRDefault="00077AC1" w:rsidP="00077AC1">
      <w:pPr>
        <w:spacing w:after="0" w:line="360" w:lineRule="auto"/>
        <w:ind w:firstLine="1134"/>
        <w:jc w:val="both"/>
        <w:rPr>
          <w:rFonts w:ascii="Arial" w:hAnsi="Arial" w:cs="Arial"/>
          <w:sz w:val="24"/>
          <w:szCs w:val="24"/>
        </w:rPr>
      </w:pPr>
    </w:p>
    <w:p w:rsidR="00043FE4" w:rsidRPr="00DC3875" w:rsidRDefault="00043FE4" w:rsidP="000F7532">
      <w:pPr>
        <w:pStyle w:val="Recuodecorpodetexto"/>
      </w:pPr>
      <w:r w:rsidRPr="00DC3875">
        <w:t>Na primeira etapa,</w:t>
      </w:r>
      <w:r w:rsidR="00854912" w:rsidRPr="00DC3875">
        <w:t xml:space="preserve"> </w:t>
      </w:r>
      <w:r w:rsidR="009963C8">
        <w:t>o formulário foi</w:t>
      </w:r>
      <w:r w:rsidRPr="00DC3875">
        <w:t xml:space="preserve"> aplicado </w:t>
      </w:r>
      <w:r w:rsidR="008004B0">
        <w:t>nos dias 02 de Setembro de 2013 e</w:t>
      </w:r>
      <w:r w:rsidRPr="00DC3875">
        <w:t xml:space="preserve"> 01 e 02 de Outubro de 2013, munid</w:t>
      </w:r>
      <w:r w:rsidR="008004B0">
        <w:t>o</w:t>
      </w:r>
      <w:r w:rsidRPr="00DC3875">
        <w:t xml:space="preserve"> de auxílio e presença de profe</w:t>
      </w:r>
      <w:r w:rsidR="008004B0">
        <w:t>ssores da Instituição de Ensino.</w:t>
      </w:r>
    </w:p>
    <w:p w:rsidR="00043FE4" w:rsidRPr="00DC3875" w:rsidRDefault="00043FE4" w:rsidP="00EB3D54">
      <w:pPr>
        <w:spacing w:after="0" w:line="360" w:lineRule="auto"/>
        <w:ind w:firstLine="1134"/>
        <w:jc w:val="both"/>
        <w:rPr>
          <w:rFonts w:ascii="Arial" w:hAnsi="Arial" w:cs="Arial"/>
          <w:sz w:val="24"/>
          <w:szCs w:val="24"/>
        </w:rPr>
      </w:pPr>
      <w:r w:rsidRPr="00DC3875">
        <w:rPr>
          <w:rFonts w:ascii="Arial" w:hAnsi="Arial" w:cs="Arial"/>
          <w:sz w:val="24"/>
          <w:szCs w:val="24"/>
        </w:rPr>
        <w:t xml:space="preserve">O objetivo deste formulário era identificar os problemas quanto à busca e o acesso dessas </w:t>
      </w:r>
      <w:r w:rsidR="00672E4D">
        <w:rPr>
          <w:rFonts w:ascii="Arial" w:hAnsi="Arial" w:cs="Arial"/>
          <w:sz w:val="24"/>
          <w:szCs w:val="24"/>
        </w:rPr>
        <w:t xml:space="preserve">informações, onde o indivíduo </w:t>
      </w:r>
      <w:r w:rsidRPr="00DC3875">
        <w:rPr>
          <w:rFonts w:ascii="Arial" w:hAnsi="Arial" w:cs="Arial"/>
          <w:sz w:val="24"/>
          <w:szCs w:val="24"/>
        </w:rPr>
        <w:t>identificar</w:t>
      </w:r>
      <w:r w:rsidR="00672E4D">
        <w:rPr>
          <w:rFonts w:ascii="Arial" w:hAnsi="Arial" w:cs="Arial"/>
          <w:sz w:val="24"/>
          <w:szCs w:val="24"/>
        </w:rPr>
        <w:t>ia</w:t>
      </w:r>
      <w:r w:rsidRPr="00DC3875">
        <w:rPr>
          <w:rFonts w:ascii="Arial" w:hAnsi="Arial" w:cs="Arial"/>
          <w:sz w:val="24"/>
          <w:szCs w:val="24"/>
        </w:rPr>
        <w:t xml:space="preserve"> o grau de satisfação ao encontrar a informação de sua pesquisa. As questões utilizadas como objeto de pesquisa foram as seguintes:</w:t>
      </w:r>
    </w:p>
    <w:p w:rsidR="00EB3D54" w:rsidRDefault="00043FE4" w:rsidP="00EB3D54">
      <w:pPr>
        <w:spacing w:after="0" w:line="360" w:lineRule="auto"/>
        <w:ind w:firstLine="1134"/>
        <w:jc w:val="both"/>
        <w:rPr>
          <w:rFonts w:ascii="Arial" w:hAnsi="Arial" w:cs="Arial"/>
          <w:sz w:val="24"/>
          <w:szCs w:val="24"/>
        </w:rPr>
      </w:pPr>
      <w:r w:rsidRPr="00DC3875">
        <w:rPr>
          <w:rFonts w:ascii="Arial" w:hAnsi="Arial" w:cs="Arial"/>
          <w:sz w:val="24"/>
          <w:szCs w:val="24"/>
        </w:rPr>
        <w:t>1 – Qual a sua escolaridade? 2 – Qual a sua idade? 3 – Ao visitar o site, qual a informação que deseja encontrar? 4 – Você conseguiu encontrar a inf</w:t>
      </w:r>
      <w:r w:rsidR="000F3CFA">
        <w:rPr>
          <w:rFonts w:ascii="Arial" w:hAnsi="Arial" w:cs="Arial"/>
          <w:sz w:val="24"/>
          <w:szCs w:val="24"/>
        </w:rPr>
        <w:t xml:space="preserve">ormação? Indique sua satisfação. Texto de ajuda: </w:t>
      </w:r>
      <w:r w:rsidR="000F3CFA" w:rsidRPr="000F3CFA">
        <w:rPr>
          <w:rFonts w:ascii="Arial" w:hAnsi="Arial" w:cs="Arial"/>
          <w:sz w:val="24"/>
          <w:szCs w:val="24"/>
        </w:rPr>
        <w:t>Em relação a sua escolha de pesquisa na pergunta anterior, marque uma opç</w:t>
      </w:r>
      <w:r w:rsidR="00922CBF">
        <w:rPr>
          <w:rFonts w:ascii="Arial" w:hAnsi="Arial" w:cs="Arial"/>
          <w:sz w:val="24"/>
          <w:szCs w:val="24"/>
        </w:rPr>
        <w:t>ão segundo o grau de satisfação;</w:t>
      </w:r>
      <w:r w:rsidRPr="00DC3875">
        <w:rPr>
          <w:rFonts w:ascii="Arial" w:hAnsi="Arial" w:cs="Arial"/>
          <w:sz w:val="24"/>
          <w:szCs w:val="24"/>
        </w:rPr>
        <w:t xml:space="preserve"> 5 – Na sua visita, as informações estavam dispostas na página inicial ou na página secundária?</w:t>
      </w:r>
      <w:r w:rsidR="000F3CFA">
        <w:rPr>
          <w:rFonts w:ascii="Arial" w:hAnsi="Arial" w:cs="Arial"/>
          <w:sz w:val="24"/>
          <w:szCs w:val="24"/>
        </w:rPr>
        <w:t xml:space="preserve"> Texto de ajuda: Página inicial se refere à</w:t>
      </w:r>
      <w:r w:rsidR="000F3CFA" w:rsidRPr="000F3CFA">
        <w:rPr>
          <w:rFonts w:ascii="Arial" w:hAnsi="Arial" w:cs="Arial"/>
          <w:sz w:val="24"/>
          <w:szCs w:val="24"/>
        </w:rPr>
        <w:t xml:space="preserve"> primeira página, ao entrar no site. </w:t>
      </w:r>
      <w:r w:rsidR="000F3CFA">
        <w:rPr>
          <w:rFonts w:ascii="Arial" w:hAnsi="Arial" w:cs="Arial"/>
          <w:sz w:val="24"/>
          <w:szCs w:val="24"/>
        </w:rPr>
        <w:t>Páginas secundárias referem-se à</w:t>
      </w:r>
      <w:r w:rsidR="000F3CFA" w:rsidRPr="000F3CFA">
        <w:rPr>
          <w:rFonts w:ascii="Arial" w:hAnsi="Arial" w:cs="Arial"/>
          <w:sz w:val="24"/>
          <w:szCs w:val="24"/>
        </w:rPr>
        <w:t xml:space="preserve"> páginas direcionadas após o clique, seja no menu,</w:t>
      </w:r>
      <w:r w:rsidR="00922CBF">
        <w:rPr>
          <w:rFonts w:ascii="Arial" w:hAnsi="Arial" w:cs="Arial"/>
          <w:sz w:val="24"/>
          <w:szCs w:val="24"/>
        </w:rPr>
        <w:t xml:space="preserve"> em link ou no buscador do site; </w:t>
      </w:r>
      <w:r w:rsidRPr="00DC3875">
        <w:rPr>
          <w:rFonts w:ascii="Arial" w:hAnsi="Arial" w:cs="Arial"/>
          <w:sz w:val="24"/>
          <w:szCs w:val="24"/>
        </w:rPr>
        <w:t>6 – Qual foi a opção utilizada para encontrar as informações?</w:t>
      </w:r>
      <w:r w:rsidR="000F3CFA">
        <w:rPr>
          <w:rFonts w:ascii="Arial" w:hAnsi="Arial" w:cs="Arial"/>
          <w:sz w:val="24"/>
          <w:szCs w:val="24"/>
        </w:rPr>
        <w:t xml:space="preserve"> Texto de ajuda: </w:t>
      </w:r>
      <w:r w:rsidR="00316F1E" w:rsidRPr="00316F1E">
        <w:rPr>
          <w:rFonts w:ascii="Arial" w:hAnsi="Arial" w:cs="Arial"/>
          <w:sz w:val="24"/>
          <w:szCs w:val="24"/>
        </w:rPr>
        <w:t xml:space="preserve">Escolha a opção que utilizou ao procurar a </w:t>
      </w:r>
      <w:r w:rsidR="00922CBF">
        <w:rPr>
          <w:rFonts w:ascii="Arial" w:hAnsi="Arial" w:cs="Arial"/>
          <w:sz w:val="24"/>
          <w:szCs w:val="24"/>
        </w:rPr>
        <w:t>informação desejada (questão 3);</w:t>
      </w:r>
      <w:r w:rsidRPr="00DC3875">
        <w:rPr>
          <w:rFonts w:ascii="Arial" w:hAnsi="Arial" w:cs="Arial"/>
          <w:sz w:val="24"/>
          <w:szCs w:val="24"/>
        </w:rPr>
        <w:t xml:space="preserve"> 7 – As informações encontradas e as dadas como resultados foram claras e suficientes?</w:t>
      </w:r>
      <w:r w:rsidR="00BB74D7">
        <w:rPr>
          <w:rFonts w:ascii="Arial" w:hAnsi="Arial" w:cs="Arial"/>
          <w:sz w:val="24"/>
          <w:szCs w:val="24"/>
        </w:rPr>
        <w:t xml:space="preserve"> Texto de ajuda: </w:t>
      </w:r>
      <w:r w:rsidR="00BB74D7" w:rsidRPr="00BB74D7">
        <w:rPr>
          <w:rFonts w:ascii="Arial" w:hAnsi="Arial" w:cs="Arial"/>
          <w:sz w:val="24"/>
          <w:szCs w:val="24"/>
        </w:rPr>
        <w:t>Escolha uma opção e indique o grau de satisfação ao ob</w:t>
      </w:r>
      <w:r w:rsidR="00922CBF">
        <w:rPr>
          <w:rFonts w:ascii="Arial" w:hAnsi="Arial" w:cs="Arial"/>
          <w:sz w:val="24"/>
          <w:szCs w:val="24"/>
        </w:rPr>
        <w:t>ter o resultado de sua pesquisa;</w:t>
      </w:r>
      <w:r w:rsidRPr="00DC3875">
        <w:rPr>
          <w:rFonts w:ascii="Arial" w:hAnsi="Arial" w:cs="Arial"/>
          <w:sz w:val="24"/>
          <w:szCs w:val="24"/>
        </w:rPr>
        <w:t xml:space="preserve"> 8 – O site disponibiliza de alguma informação que sirva como ajuda?</w:t>
      </w:r>
      <w:r w:rsidR="00BB74D7">
        <w:rPr>
          <w:rFonts w:ascii="Arial" w:hAnsi="Arial" w:cs="Arial"/>
          <w:sz w:val="24"/>
          <w:szCs w:val="24"/>
        </w:rPr>
        <w:t xml:space="preserve"> Texto de ajuda: </w:t>
      </w:r>
      <w:r w:rsidR="00BB74D7" w:rsidRPr="00BB74D7">
        <w:rPr>
          <w:rFonts w:ascii="Arial" w:hAnsi="Arial" w:cs="Arial"/>
          <w:sz w:val="24"/>
          <w:szCs w:val="24"/>
        </w:rPr>
        <w:t xml:space="preserve">Foi encontrada alguma opção de ajuda em todo o site, durante sua visita? Se sim, marque a primeira opção </w:t>
      </w:r>
      <w:r w:rsidR="00BB74D7" w:rsidRPr="00BB74D7">
        <w:rPr>
          <w:rFonts w:ascii="Arial" w:hAnsi="Arial" w:cs="Arial"/>
          <w:sz w:val="24"/>
          <w:szCs w:val="24"/>
        </w:rPr>
        <w:lastRenderedPageBreak/>
        <w:t>na caixa a seguir. Se não há di</w:t>
      </w:r>
      <w:r w:rsidR="00922CBF">
        <w:rPr>
          <w:rFonts w:ascii="Arial" w:hAnsi="Arial" w:cs="Arial"/>
          <w:sz w:val="24"/>
          <w:szCs w:val="24"/>
        </w:rPr>
        <w:t>sponibilidade, marque a segunda;</w:t>
      </w:r>
      <w:r w:rsidRPr="00DC3875">
        <w:rPr>
          <w:rFonts w:ascii="Arial" w:hAnsi="Arial" w:cs="Arial"/>
          <w:sz w:val="24"/>
          <w:szCs w:val="24"/>
        </w:rPr>
        <w:t xml:space="preserve"> 9 – Precisou dela em algum momento de sua pesquisa?</w:t>
      </w:r>
      <w:r w:rsidR="00BB74D7">
        <w:rPr>
          <w:rFonts w:ascii="Arial" w:hAnsi="Arial" w:cs="Arial"/>
          <w:sz w:val="24"/>
          <w:szCs w:val="24"/>
        </w:rPr>
        <w:t xml:space="preserve"> Texto de ajuda: </w:t>
      </w:r>
      <w:r w:rsidR="00BB74D7" w:rsidRPr="00BB74D7">
        <w:rPr>
          <w:rFonts w:ascii="Arial" w:hAnsi="Arial" w:cs="Arial"/>
          <w:sz w:val="24"/>
          <w:szCs w:val="24"/>
        </w:rPr>
        <w:t>Em relação a pergunta anterior, indique se houve ou não a necessidade de ajuda durante sua visita ao site</w:t>
      </w:r>
      <w:r w:rsidR="00922CBF">
        <w:rPr>
          <w:rFonts w:ascii="Arial" w:hAnsi="Arial" w:cs="Arial"/>
          <w:sz w:val="24"/>
          <w:szCs w:val="24"/>
        </w:rPr>
        <w:t>;</w:t>
      </w:r>
      <w:r w:rsidRPr="00DC3875">
        <w:rPr>
          <w:rFonts w:ascii="Arial" w:hAnsi="Arial" w:cs="Arial"/>
          <w:sz w:val="24"/>
          <w:szCs w:val="24"/>
        </w:rPr>
        <w:t xml:space="preserve"> 10 – Indique o seu nível de dificuldade na busca pela inform</w:t>
      </w:r>
      <w:r w:rsidR="00BB74D7">
        <w:rPr>
          <w:rFonts w:ascii="Arial" w:hAnsi="Arial" w:cs="Arial"/>
          <w:sz w:val="24"/>
          <w:szCs w:val="24"/>
        </w:rPr>
        <w:t xml:space="preserve">ação no site. Texto de ajuda: </w:t>
      </w:r>
      <w:r w:rsidR="00BB74D7" w:rsidRPr="00BB74D7">
        <w:rPr>
          <w:rFonts w:ascii="Arial" w:hAnsi="Arial" w:cs="Arial"/>
          <w:sz w:val="24"/>
          <w:szCs w:val="24"/>
        </w:rPr>
        <w:t>De 0 a 10, escolha uma opção, sendo 0 para nenhuma dificuld</w:t>
      </w:r>
      <w:r w:rsidR="00BB74D7">
        <w:rPr>
          <w:rFonts w:ascii="Arial" w:hAnsi="Arial" w:cs="Arial"/>
          <w:sz w:val="24"/>
          <w:szCs w:val="24"/>
        </w:rPr>
        <w:t xml:space="preserve">ade e 10 para muita dificuldade; </w:t>
      </w:r>
      <w:r w:rsidRPr="00DC3875">
        <w:rPr>
          <w:rFonts w:ascii="Arial" w:hAnsi="Arial" w:cs="Arial"/>
          <w:sz w:val="24"/>
          <w:szCs w:val="24"/>
        </w:rPr>
        <w:t>11 – Indique a relevância das informações que foram localiza</w:t>
      </w:r>
      <w:r w:rsidR="00F746C8">
        <w:rPr>
          <w:rFonts w:ascii="Arial" w:hAnsi="Arial" w:cs="Arial"/>
          <w:sz w:val="24"/>
          <w:szCs w:val="24"/>
        </w:rPr>
        <w:t>das por meio da busca "</w:t>
      </w:r>
      <w:r w:rsidRPr="00DC3875">
        <w:rPr>
          <w:rFonts w:ascii="Arial" w:hAnsi="Arial" w:cs="Arial"/>
          <w:sz w:val="24"/>
          <w:szCs w:val="24"/>
        </w:rPr>
        <w:t>Pesquise no site"</w:t>
      </w:r>
      <w:r w:rsidR="00922CBF">
        <w:rPr>
          <w:rFonts w:ascii="Arial" w:hAnsi="Arial" w:cs="Arial"/>
          <w:sz w:val="24"/>
          <w:szCs w:val="24"/>
        </w:rPr>
        <w:t xml:space="preserve">. Texto de ajuda: </w:t>
      </w:r>
      <w:r w:rsidR="00922CBF" w:rsidRPr="00922CBF">
        <w:rPr>
          <w:rFonts w:ascii="Arial" w:hAnsi="Arial" w:cs="Arial"/>
          <w:sz w:val="24"/>
          <w:szCs w:val="24"/>
        </w:rPr>
        <w:t>De 0 a 10, escolha uma opção, sendo 0 para nenhuma dificuldade e 10 para muita dificuldade (se não houve a utilização do recurso "Pesquise no site", deixe em branco)</w:t>
      </w:r>
      <w:r w:rsidRPr="00DC3875">
        <w:rPr>
          <w:rFonts w:ascii="Arial" w:hAnsi="Arial" w:cs="Arial"/>
          <w:sz w:val="24"/>
          <w:szCs w:val="24"/>
        </w:rPr>
        <w:t>; 12 – Indique a coerência entre o título do menu e seu conteúdo correspondente</w:t>
      </w:r>
      <w:r w:rsidR="005C3ADA">
        <w:rPr>
          <w:rFonts w:ascii="Arial" w:hAnsi="Arial" w:cs="Arial"/>
          <w:sz w:val="24"/>
          <w:szCs w:val="24"/>
        </w:rPr>
        <w:t xml:space="preserve">. Texto de ajuda: </w:t>
      </w:r>
      <w:r w:rsidR="005C3ADA" w:rsidRPr="005C3ADA">
        <w:rPr>
          <w:rFonts w:ascii="Arial" w:hAnsi="Arial" w:cs="Arial"/>
          <w:sz w:val="24"/>
          <w:szCs w:val="24"/>
        </w:rPr>
        <w:t>De 0 a 10, escolha uma opção, sendo 0 nenhuma coerên</w:t>
      </w:r>
      <w:r w:rsidR="005C3ADA">
        <w:rPr>
          <w:rFonts w:ascii="Arial" w:hAnsi="Arial" w:cs="Arial"/>
          <w:sz w:val="24"/>
          <w:szCs w:val="24"/>
        </w:rPr>
        <w:t>cia e 10 corresponde plenamente</w:t>
      </w:r>
      <w:r w:rsidRPr="00DC3875">
        <w:rPr>
          <w:rFonts w:ascii="Arial" w:hAnsi="Arial" w:cs="Arial"/>
          <w:sz w:val="24"/>
          <w:szCs w:val="24"/>
        </w:rPr>
        <w:t>; 13 – Indique a relevância dos resultados da sua busca por meio do “Pesquise no site”</w:t>
      </w:r>
      <w:r w:rsidR="005C3ADA">
        <w:rPr>
          <w:rFonts w:ascii="Arial" w:hAnsi="Arial" w:cs="Arial"/>
          <w:sz w:val="24"/>
          <w:szCs w:val="24"/>
        </w:rPr>
        <w:t xml:space="preserve">. Texto de ajuda: </w:t>
      </w:r>
      <w:r w:rsidR="005C3ADA" w:rsidRPr="005C3ADA">
        <w:rPr>
          <w:rFonts w:ascii="Arial" w:hAnsi="Arial" w:cs="Arial"/>
          <w:sz w:val="24"/>
          <w:szCs w:val="24"/>
        </w:rPr>
        <w:t>De 0 a 10, escolha uma opção, sendo 0 para nenhuma relevância e 10 no caso de atendimento das suas expectativas  (se não houve a utilização do recurso "Pesquise no site", deixar em branco</w:t>
      </w:r>
      <w:r w:rsidR="005C3ADA">
        <w:rPr>
          <w:rFonts w:ascii="Arial" w:hAnsi="Arial" w:cs="Arial"/>
          <w:sz w:val="24"/>
          <w:szCs w:val="24"/>
        </w:rPr>
        <w:t>)</w:t>
      </w:r>
      <w:r w:rsidRPr="00DC3875">
        <w:rPr>
          <w:rFonts w:ascii="Arial" w:hAnsi="Arial" w:cs="Arial"/>
          <w:sz w:val="24"/>
          <w:szCs w:val="24"/>
        </w:rPr>
        <w:t>; 14 – Comente sobre a experiência ao utilizar o site para encontrar a informação conforme sua necessidade e os problemas encontrados (caso existam), sendo esta última, um</w:t>
      </w:r>
      <w:r w:rsidR="00EB3D54">
        <w:rPr>
          <w:rFonts w:ascii="Arial" w:hAnsi="Arial" w:cs="Arial"/>
          <w:sz w:val="24"/>
          <w:szCs w:val="24"/>
        </w:rPr>
        <w:t>a pergunta aberta e descritiva.</w:t>
      </w:r>
    </w:p>
    <w:p w:rsidR="00EB3D54" w:rsidRDefault="00EB3D54" w:rsidP="000F7532">
      <w:pPr>
        <w:spacing w:after="0" w:line="360" w:lineRule="auto"/>
        <w:jc w:val="both"/>
        <w:rPr>
          <w:rFonts w:ascii="Arial" w:hAnsi="Arial" w:cs="Arial"/>
          <w:sz w:val="24"/>
          <w:szCs w:val="24"/>
        </w:rPr>
      </w:pPr>
    </w:p>
    <w:p w:rsidR="00DC3875" w:rsidRPr="009B2C0D" w:rsidRDefault="007F682F" w:rsidP="000402FF">
      <w:pPr>
        <w:spacing w:after="0" w:line="360" w:lineRule="auto"/>
        <w:jc w:val="both"/>
        <w:rPr>
          <w:rFonts w:ascii="Arial" w:hAnsi="Arial" w:cs="Arial"/>
          <w:b/>
          <w:sz w:val="24"/>
          <w:szCs w:val="24"/>
        </w:rPr>
      </w:pPr>
      <w:r>
        <w:rPr>
          <w:rFonts w:ascii="Arial" w:hAnsi="Arial" w:cs="Arial"/>
          <w:b/>
          <w:sz w:val="24"/>
          <w:szCs w:val="24"/>
        </w:rPr>
        <w:t>7</w:t>
      </w:r>
      <w:r w:rsidR="003E573C" w:rsidRPr="009B2C0D">
        <w:rPr>
          <w:rFonts w:ascii="Arial" w:hAnsi="Arial" w:cs="Arial"/>
          <w:b/>
          <w:sz w:val="24"/>
          <w:szCs w:val="24"/>
        </w:rPr>
        <w:t>.4</w:t>
      </w:r>
      <w:r w:rsidR="005E384E" w:rsidRPr="009B2C0D">
        <w:rPr>
          <w:rFonts w:ascii="Arial" w:hAnsi="Arial" w:cs="Arial"/>
          <w:b/>
          <w:sz w:val="24"/>
          <w:szCs w:val="24"/>
        </w:rPr>
        <w:t>.2</w:t>
      </w:r>
      <w:r w:rsidR="00DC3875" w:rsidRPr="009B2C0D">
        <w:rPr>
          <w:rFonts w:ascii="Arial" w:hAnsi="Arial" w:cs="Arial"/>
          <w:b/>
          <w:sz w:val="24"/>
          <w:szCs w:val="24"/>
        </w:rPr>
        <w:t xml:space="preserve"> Aplicação da segunda etapa do questionário.</w:t>
      </w:r>
    </w:p>
    <w:p w:rsidR="009963C8" w:rsidRDefault="009963C8" w:rsidP="000F7532">
      <w:pPr>
        <w:spacing w:after="0" w:line="360" w:lineRule="auto"/>
        <w:ind w:firstLine="1134"/>
        <w:jc w:val="both"/>
        <w:rPr>
          <w:rFonts w:ascii="Arial" w:hAnsi="Arial" w:cs="Arial"/>
          <w:sz w:val="24"/>
          <w:szCs w:val="24"/>
        </w:rPr>
      </w:pPr>
    </w:p>
    <w:p w:rsidR="00DC3875" w:rsidRPr="009963C8" w:rsidRDefault="009963C8" w:rsidP="009963C8">
      <w:pPr>
        <w:pStyle w:val="Recuodecorpodetexto"/>
      </w:pPr>
      <w:r w:rsidRPr="00DC3875">
        <w:t xml:space="preserve">Na </w:t>
      </w:r>
      <w:r>
        <w:t>segunda</w:t>
      </w:r>
      <w:r w:rsidRPr="00DC3875">
        <w:t xml:space="preserve"> etapa, o</w:t>
      </w:r>
      <w:r>
        <w:t xml:space="preserve"> formulário </w:t>
      </w:r>
      <w:r w:rsidR="008004B0">
        <w:t>recebeu respostas nos dias 04, 06, 07 e 16 de Outubro</w:t>
      </w:r>
      <w:r w:rsidRPr="00DC3875">
        <w:t xml:space="preserve"> de 2013, munida de auxílio e presença de profes</w:t>
      </w:r>
      <w:r w:rsidR="008004B0">
        <w:t>sores da Instituição de Ensino.</w:t>
      </w:r>
    </w:p>
    <w:p w:rsidR="003A5227" w:rsidRDefault="00043FE4" w:rsidP="004D285E">
      <w:pPr>
        <w:spacing w:after="0" w:line="360" w:lineRule="auto"/>
        <w:ind w:firstLine="1134"/>
        <w:jc w:val="both"/>
        <w:rPr>
          <w:rFonts w:ascii="Arial" w:hAnsi="Arial" w:cs="Arial"/>
          <w:sz w:val="24"/>
          <w:szCs w:val="24"/>
        </w:rPr>
      </w:pPr>
      <w:r w:rsidRPr="00DC3875">
        <w:rPr>
          <w:rFonts w:ascii="Arial" w:hAnsi="Arial" w:cs="Arial"/>
          <w:sz w:val="24"/>
          <w:szCs w:val="24"/>
        </w:rPr>
        <w:t xml:space="preserve">Na segunda etapa, as questões, apesar de possuírem o mesmo conteúdo, sofreram algumas alterações. </w:t>
      </w:r>
      <w:r w:rsidR="00B74823" w:rsidRPr="00DC3875">
        <w:rPr>
          <w:rFonts w:ascii="Arial" w:hAnsi="Arial" w:cs="Arial"/>
          <w:sz w:val="24"/>
          <w:szCs w:val="24"/>
        </w:rPr>
        <w:t>Foi inserida uma imagem de um mapa conceitual entre as questões 3 (três) e 4 (quatro), contendo informações pertinentes a respeit</w:t>
      </w:r>
      <w:r w:rsidR="00B74823">
        <w:rPr>
          <w:rFonts w:ascii="Arial" w:hAnsi="Arial" w:cs="Arial"/>
          <w:sz w:val="24"/>
          <w:szCs w:val="24"/>
        </w:rPr>
        <w:t>o de onde poderia ser localizada</w:t>
      </w:r>
      <w:r w:rsidR="00B74823" w:rsidRPr="00DC3875">
        <w:rPr>
          <w:rFonts w:ascii="Arial" w:hAnsi="Arial" w:cs="Arial"/>
          <w:sz w:val="24"/>
          <w:szCs w:val="24"/>
        </w:rPr>
        <w:t xml:space="preserve"> a informação desejada</w:t>
      </w:r>
      <w:r w:rsidR="0030428B">
        <w:rPr>
          <w:rFonts w:ascii="Arial" w:hAnsi="Arial" w:cs="Arial"/>
          <w:sz w:val="24"/>
          <w:szCs w:val="24"/>
        </w:rPr>
        <w:t>, onde cada participante da pesquisa poderia visualizar onde as informações estavam dispostas e após isso, verificar se as informações que ele encontrou a respeito de sua pesquisa eram satisfatórias.</w:t>
      </w:r>
    </w:p>
    <w:p w:rsidR="005F1F09" w:rsidRPr="005F1F09" w:rsidRDefault="005F1F09" w:rsidP="005F1F09">
      <w:pPr>
        <w:spacing w:after="0" w:line="360" w:lineRule="auto"/>
        <w:ind w:firstLine="1134"/>
        <w:jc w:val="both"/>
        <w:rPr>
          <w:rFonts w:ascii="Arial" w:hAnsi="Arial" w:cs="Arial"/>
          <w:sz w:val="24"/>
          <w:szCs w:val="24"/>
        </w:rPr>
      </w:pPr>
      <w:r w:rsidRPr="00E1525E">
        <w:rPr>
          <w:rFonts w:ascii="Arial" w:hAnsi="Arial" w:cs="Arial"/>
          <w:sz w:val="24"/>
          <w:szCs w:val="24"/>
        </w:rPr>
        <w:t xml:space="preserve">O objetivo deste segundo formulário era identificar a satisfação em utilizar um Mapa Conceitual que abordasse os aspectos da pesquisa da questão 03 e que </w:t>
      </w:r>
      <w:r w:rsidRPr="00E1525E">
        <w:rPr>
          <w:rFonts w:ascii="Arial" w:hAnsi="Arial" w:cs="Arial"/>
          <w:sz w:val="24"/>
          <w:szCs w:val="24"/>
        </w:rPr>
        <w:lastRenderedPageBreak/>
        <w:t>disponibilizasse a informação desejada, tornando possível a visualização pelo indivíduo.</w:t>
      </w:r>
      <w:r w:rsidRPr="005F1F09">
        <w:rPr>
          <w:rFonts w:ascii="Arial" w:hAnsi="Arial" w:cs="Arial"/>
          <w:sz w:val="24"/>
          <w:szCs w:val="24"/>
        </w:rPr>
        <w:t xml:space="preserve"> </w:t>
      </w:r>
    </w:p>
    <w:p w:rsidR="00043FE4" w:rsidRPr="00DC3875" w:rsidRDefault="00043FE4" w:rsidP="00EB3D54">
      <w:pPr>
        <w:spacing w:after="0" w:line="360" w:lineRule="auto"/>
        <w:ind w:firstLine="1134"/>
        <w:jc w:val="both"/>
        <w:rPr>
          <w:rFonts w:ascii="Arial" w:hAnsi="Arial" w:cs="Arial"/>
          <w:sz w:val="24"/>
          <w:szCs w:val="24"/>
        </w:rPr>
      </w:pPr>
      <w:r w:rsidRPr="00DC3875">
        <w:rPr>
          <w:rFonts w:ascii="Arial" w:hAnsi="Arial" w:cs="Arial"/>
          <w:sz w:val="24"/>
          <w:szCs w:val="24"/>
        </w:rPr>
        <w:t>Com o uso deste</w:t>
      </w:r>
      <w:r w:rsidR="00DC3875">
        <w:rPr>
          <w:rFonts w:ascii="Arial" w:hAnsi="Arial" w:cs="Arial"/>
          <w:sz w:val="24"/>
          <w:szCs w:val="24"/>
        </w:rPr>
        <w:t xml:space="preserve"> </w:t>
      </w:r>
      <w:r w:rsidRPr="00DC3875">
        <w:rPr>
          <w:rFonts w:ascii="Arial" w:hAnsi="Arial" w:cs="Arial"/>
          <w:sz w:val="24"/>
          <w:szCs w:val="24"/>
        </w:rPr>
        <w:t>Mapa, foi possível demonstrar como as informações utilizadas como opções de p</w:t>
      </w:r>
      <w:r w:rsidR="00DC3875">
        <w:rPr>
          <w:rFonts w:ascii="Arial" w:hAnsi="Arial" w:cs="Arial"/>
          <w:sz w:val="24"/>
          <w:szCs w:val="24"/>
        </w:rPr>
        <w:t>esquisa n</w:t>
      </w:r>
      <w:r w:rsidRPr="00DC3875">
        <w:rPr>
          <w:rFonts w:ascii="Arial" w:hAnsi="Arial" w:cs="Arial"/>
          <w:sz w:val="24"/>
          <w:szCs w:val="24"/>
        </w:rPr>
        <w:t xml:space="preserve">os formulários estão disponíveis no site da Prefeitura. Foi utilizado cores para diferenciar e mudar o campo de visão quanto </w:t>
      </w:r>
      <w:r w:rsidR="00B74823" w:rsidRPr="00DC3875">
        <w:rPr>
          <w:rFonts w:ascii="Arial" w:hAnsi="Arial" w:cs="Arial"/>
          <w:sz w:val="24"/>
          <w:szCs w:val="24"/>
        </w:rPr>
        <w:t>às</w:t>
      </w:r>
      <w:r w:rsidRPr="00DC3875">
        <w:rPr>
          <w:rFonts w:ascii="Arial" w:hAnsi="Arial" w:cs="Arial"/>
          <w:sz w:val="24"/>
          <w:szCs w:val="24"/>
        </w:rPr>
        <w:t xml:space="preserve"> caixas retangulares coloridas em amarelo, também chamados de conceitos,</w:t>
      </w:r>
      <w:r w:rsidR="00DC3875">
        <w:rPr>
          <w:rFonts w:ascii="Arial" w:hAnsi="Arial" w:cs="Arial"/>
          <w:sz w:val="24"/>
          <w:szCs w:val="24"/>
        </w:rPr>
        <w:t xml:space="preserve"> </w:t>
      </w:r>
      <w:r w:rsidRPr="00DC3875">
        <w:rPr>
          <w:rFonts w:ascii="Arial" w:hAnsi="Arial" w:cs="Arial"/>
          <w:sz w:val="24"/>
          <w:szCs w:val="24"/>
        </w:rPr>
        <w:t>que indicavam o resultado quanto aos aspectos de pesquisa.</w:t>
      </w:r>
      <w:r w:rsidR="00DC3875">
        <w:rPr>
          <w:rFonts w:ascii="Arial" w:hAnsi="Arial" w:cs="Arial"/>
          <w:sz w:val="24"/>
          <w:szCs w:val="24"/>
        </w:rPr>
        <w:t xml:space="preserve"> </w:t>
      </w:r>
      <w:r w:rsidRPr="00DC3875">
        <w:rPr>
          <w:rFonts w:ascii="Arial" w:hAnsi="Arial" w:cs="Arial"/>
          <w:sz w:val="24"/>
          <w:szCs w:val="24"/>
        </w:rPr>
        <w:t>As questões utilizadas como objeto de pesquisa foram as seguintes:</w:t>
      </w:r>
    </w:p>
    <w:p w:rsidR="00043FE4" w:rsidRPr="00DC3875" w:rsidRDefault="00043FE4" w:rsidP="00EB3D54">
      <w:pPr>
        <w:spacing w:after="0" w:line="360" w:lineRule="auto"/>
        <w:ind w:firstLine="1134"/>
        <w:jc w:val="both"/>
        <w:rPr>
          <w:rFonts w:ascii="Arial" w:hAnsi="Arial" w:cs="Arial"/>
          <w:sz w:val="24"/>
          <w:szCs w:val="24"/>
        </w:rPr>
      </w:pPr>
      <w:r w:rsidRPr="00DC3875">
        <w:rPr>
          <w:rFonts w:ascii="Arial" w:hAnsi="Arial" w:cs="Arial"/>
          <w:sz w:val="24"/>
          <w:szCs w:val="24"/>
        </w:rPr>
        <w:t xml:space="preserve">1 - Qual a sua escolaridade? </w:t>
      </w:r>
      <w:r w:rsidR="0030428B">
        <w:rPr>
          <w:rFonts w:ascii="Arial" w:hAnsi="Arial" w:cs="Arial"/>
          <w:sz w:val="24"/>
          <w:szCs w:val="24"/>
        </w:rPr>
        <w:t xml:space="preserve">Texto de ajuda: </w:t>
      </w:r>
      <w:r w:rsidRPr="00DC3875">
        <w:rPr>
          <w:rFonts w:ascii="Arial" w:hAnsi="Arial" w:cs="Arial"/>
          <w:sz w:val="24"/>
          <w:szCs w:val="24"/>
        </w:rPr>
        <w:t>Pode-se op</w:t>
      </w:r>
      <w:r w:rsidR="0030428B">
        <w:rPr>
          <w:rFonts w:ascii="Arial" w:hAnsi="Arial" w:cs="Arial"/>
          <w:sz w:val="24"/>
          <w:szCs w:val="24"/>
        </w:rPr>
        <w:t>tar pelo curso ainda incompleto;</w:t>
      </w:r>
      <w:r w:rsidRPr="00DC3875">
        <w:rPr>
          <w:rFonts w:ascii="Arial" w:hAnsi="Arial" w:cs="Arial"/>
          <w:sz w:val="24"/>
          <w:szCs w:val="24"/>
        </w:rPr>
        <w:t xml:space="preserve"> 2 - Qual a sua idade? </w:t>
      </w:r>
      <w:r w:rsidR="00B74823" w:rsidRPr="00DC3875">
        <w:rPr>
          <w:rFonts w:ascii="Arial" w:hAnsi="Arial" w:cs="Arial"/>
          <w:sz w:val="24"/>
          <w:szCs w:val="24"/>
        </w:rPr>
        <w:t>3 - Ao visitar o site, qual a informação que deseja encontrar?</w:t>
      </w:r>
      <w:r w:rsidR="00D03AF8">
        <w:rPr>
          <w:rFonts w:ascii="Arial" w:hAnsi="Arial" w:cs="Arial"/>
          <w:sz w:val="24"/>
          <w:szCs w:val="24"/>
        </w:rPr>
        <w:t xml:space="preserve"> Texto utilizado como título da imagem do Mapa Conceitual:</w:t>
      </w:r>
      <w:r w:rsidR="00990160">
        <w:rPr>
          <w:rFonts w:ascii="Arial" w:hAnsi="Arial" w:cs="Arial"/>
          <w:sz w:val="24"/>
          <w:szCs w:val="24"/>
        </w:rPr>
        <w:t xml:space="preserve"> </w:t>
      </w:r>
      <w:r w:rsidR="00D03AF8">
        <w:rPr>
          <w:rFonts w:ascii="Arial" w:hAnsi="Arial" w:cs="Arial"/>
          <w:sz w:val="24"/>
          <w:szCs w:val="24"/>
        </w:rPr>
        <w:t>“</w:t>
      </w:r>
      <w:r w:rsidR="00990160" w:rsidRPr="00990160">
        <w:rPr>
          <w:rFonts w:ascii="Arial" w:hAnsi="Arial" w:cs="Arial"/>
          <w:sz w:val="24"/>
          <w:szCs w:val="24"/>
        </w:rPr>
        <w:t>Visualize e localize no Mapa Conceitual do site da Prefeitura Municipal de Ivaiporã abaixo. Vá para o site e faça sua navegação no intuito de encontrar a informação requerida. Feito isto, prossiga respondendo as demais questões</w:t>
      </w:r>
      <w:r w:rsidR="00D03AF8">
        <w:rPr>
          <w:rFonts w:ascii="Arial" w:hAnsi="Arial" w:cs="Arial"/>
          <w:sz w:val="24"/>
          <w:szCs w:val="24"/>
        </w:rPr>
        <w:t>.”</w:t>
      </w:r>
      <w:r w:rsidR="00990160">
        <w:rPr>
          <w:rFonts w:ascii="Arial" w:hAnsi="Arial" w:cs="Arial"/>
          <w:sz w:val="24"/>
          <w:szCs w:val="24"/>
        </w:rPr>
        <w:t xml:space="preserve"> (Imagem citada anteriormente)</w:t>
      </w:r>
      <w:r w:rsidRPr="00DC3875">
        <w:rPr>
          <w:rFonts w:ascii="Arial" w:hAnsi="Arial" w:cs="Arial"/>
          <w:sz w:val="24"/>
          <w:szCs w:val="24"/>
        </w:rPr>
        <w:t xml:space="preserve"> 4 - Você conseguiu encontrar a informação? Indique sua satisfação. </w:t>
      </w:r>
      <w:r w:rsidR="0030428B">
        <w:rPr>
          <w:rFonts w:ascii="Arial" w:hAnsi="Arial" w:cs="Arial"/>
          <w:sz w:val="24"/>
          <w:szCs w:val="24"/>
        </w:rPr>
        <w:t xml:space="preserve">Texto de ajuda: </w:t>
      </w:r>
      <w:r w:rsidRPr="00DC3875">
        <w:rPr>
          <w:rFonts w:ascii="Arial" w:hAnsi="Arial" w:cs="Arial"/>
          <w:sz w:val="24"/>
          <w:szCs w:val="24"/>
        </w:rPr>
        <w:t>Em relação a sua escolha de pesquisa na pergunta anterior e o ajuda do mapa conceitual contido no formulário, marque uma opçã</w:t>
      </w:r>
      <w:r w:rsidR="0030428B">
        <w:rPr>
          <w:rFonts w:ascii="Arial" w:hAnsi="Arial" w:cs="Arial"/>
          <w:sz w:val="24"/>
          <w:szCs w:val="24"/>
        </w:rPr>
        <w:t xml:space="preserve">o segundo o grau de satisfação; </w:t>
      </w:r>
      <w:r w:rsidRPr="00DC3875">
        <w:rPr>
          <w:rFonts w:ascii="Arial" w:hAnsi="Arial" w:cs="Arial"/>
          <w:sz w:val="24"/>
          <w:szCs w:val="24"/>
        </w:rPr>
        <w:t>5 - Na sua visita, as informações estavam dispostas na página inicial ou na página secundária?</w:t>
      </w:r>
      <w:r w:rsidR="000C5ACE">
        <w:rPr>
          <w:rFonts w:ascii="Arial" w:hAnsi="Arial" w:cs="Arial"/>
          <w:sz w:val="24"/>
          <w:szCs w:val="24"/>
        </w:rPr>
        <w:t xml:space="preserve"> Texto de ajuda: </w:t>
      </w:r>
      <w:r w:rsidR="003A18D0">
        <w:rPr>
          <w:rFonts w:ascii="Arial" w:hAnsi="Arial" w:cs="Arial"/>
          <w:sz w:val="24"/>
          <w:szCs w:val="24"/>
        </w:rPr>
        <w:t>Página inicial se refere à</w:t>
      </w:r>
      <w:r w:rsidR="000C5ACE" w:rsidRPr="000C5ACE">
        <w:rPr>
          <w:rFonts w:ascii="Arial" w:hAnsi="Arial" w:cs="Arial"/>
          <w:sz w:val="24"/>
          <w:szCs w:val="24"/>
        </w:rPr>
        <w:t xml:space="preserve"> primeira página, ao entrar no site. Páginas secundárias referem-se à páginas direcionadas após o clique, seja no menu,</w:t>
      </w:r>
      <w:r w:rsidR="000C5ACE">
        <w:rPr>
          <w:rFonts w:ascii="Arial" w:hAnsi="Arial" w:cs="Arial"/>
          <w:sz w:val="24"/>
          <w:szCs w:val="24"/>
        </w:rPr>
        <w:t xml:space="preserve"> em link ou no buscador do site;</w:t>
      </w:r>
      <w:r w:rsidRPr="00DC3875">
        <w:rPr>
          <w:rFonts w:ascii="Arial" w:hAnsi="Arial" w:cs="Arial"/>
          <w:sz w:val="24"/>
          <w:szCs w:val="24"/>
        </w:rPr>
        <w:t xml:space="preserve"> 6 - Qual foi a opção utilizada para encontrar as informações? </w:t>
      </w:r>
      <w:r w:rsidR="000C5ACE">
        <w:rPr>
          <w:rFonts w:ascii="Arial" w:hAnsi="Arial" w:cs="Arial"/>
          <w:sz w:val="24"/>
          <w:szCs w:val="24"/>
        </w:rPr>
        <w:t xml:space="preserve">Texto de ajuda: </w:t>
      </w:r>
      <w:r w:rsidRPr="00DC3875">
        <w:rPr>
          <w:rFonts w:ascii="Arial" w:hAnsi="Arial" w:cs="Arial"/>
          <w:sz w:val="24"/>
          <w:szCs w:val="24"/>
        </w:rPr>
        <w:t xml:space="preserve">Escolha a opção que utilizou ao procurar a informação desejada (questão </w:t>
      </w:r>
      <w:r w:rsidR="0082530D">
        <w:rPr>
          <w:rFonts w:ascii="Arial" w:hAnsi="Arial" w:cs="Arial"/>
          <w:sz w:val="24"/>
          <w:szCs w:val="24"/>
        </w:rPr>
        <w:t xml:space="preserve">nº </w:t>
      </w:r>
      <w:r w:rsidRPr="00DC3875">
        <w:rPr>
          <w:rFonts w:ascii="Arial" w:hAnsi="Arial" w:cs="Arial"/>
          <w:sz w:val="24"/>
          <w:szCs w:val="24"/>
        </w:rPr>
        <w:t>3)</w:t>
      </w:r>
      <w:r w:rsidR="000C5ACE">
        <w:rPr>
          <w:rFonts w:ascii="Arial" w:hAnsi="Arial" w:cs="Arial"/>
          <w:sz w:val="24"/>
          <w:szCs w:val="24"/>
        </w:rPr>
        <w:t>;</w:t>
      </w:r>
      <w:r w:rsidRPr="00DC3875">
        <w:rPr>
          <w:rFonts w:ascii="Arial" w:hAnsi="Arial" w:cs="Arial"/>
          <w:sz w:val="24"/>
          <w:szCs w:val="24"/>
        </w:rPr>
        <w:t xml:space="preserve"> 7 - As informações encontradas e as dadas como resultados foram claras e suficientes? </w:t>
      </w:r>
      <w:r w:rsidR="00934A44">
        <w:rPr>
          <w:rFonts w:ascii="Arial" w:hAnsi="Arial" w:cs="Arial"/>
          <w:sz w:val="24"/>
          <w:szCs w:val="24"/>
        </w:rPr>
        <w:t xml:space="preserve">Texto de ajuda: </w:t>
      </w:r>
      <w:r w:rsidRPr="00DC3875">
        <w:rPr>
          <w:rFonts w:ascii="Arial" w:hAnsi="Arial" w:cs="Arial"/>
          <w:sz w:val="24"/>
          <w:szCs w:val="24"/>
        </w:rPr>
        <w:t xml:space="preserve">Escolha uma opção e indique o grau de satisfação ao obter o resultado de sua pesquisa. 8 - O site disponibiliza de alguma informação que sirva como ajuda? </w:t>
      </w:r>
      <w:r w:rsidR="00934A44">
        <w:rPr>
          <w:rFonts w:ascii="Arial" w:hAnsi="Arial" w:cs="Arial"/>
          <w:sz w:val="24"/>
          <w:szCs w:val="24"/>
        </w:rPr>
        <w:t xml:space="preserve">Texto de ajuda: </w:t>
      </w:r>
      <w:r w:rsidRPr="00DC3875">
        <w:rPr>
          <w:rFonts w:ascii="Arial" w:hAnsi="Arial" w:cs="Arial"/>
          <w:sz w:val="24"/>
          <w:szCs w:val="24"/>
        </w:rPr>
        <w:t xml:space="preserve">Foi encontrada alguma opção de ajuda em todo o site, durante sua visita? Se sim, marque a primeira opção na caixa a seguir. Se não há disponibilidade, marque a segunda. 9 - Precisou dela em algum momento de sua pesquisa? </w:t>
      </w:r>
      <w:r w:rsidR="00934A44">
        <w:rPr>
          <w:rFonts w:ascii="Arial" w:hAnsi="Arial" w:cs="Arial"/>
          <w:sz w:val="24"/>
          <w:szCs w:val="24"/>
        </w:rPr>
        <w:t xml:space="preserve">Texto de ajuda: </w:t>
      </w:r>
      <w:r w:rsidRPr="00DC3875">
        <w:rPr>
          <w:rFonts w:ascii="Arial" w:hAnsi="Arial" w:cs="Arial"/>
          <w:sz w:val="24"/>
          <w:szCs w:val="24"/>
        </w:rPr>
        <w:t>Em relação a pergunta anterior, indique se houve ou não a necessidade de ajuda durante sua visita ao site. 10 - Indique o seu nível de dificuldade na busca pela informação no site após a ajuda do mapa conceitual</w:t>
      </w:r>
      <w:r w:rsidR="00934A44">
        <w:rPr>
          <w:rFonts w:ascii="Arial" w:hAnsi="Arial" w:cs="Arial"/>
          <w:sz w:val="24"/>
          <w:szCs w:val="24"/>
        </w:rPr>
        <w:t xml:space="preserve">. Texto de ajuda: </w:t>
      </w:r>
      <w:r w:rsidRPr="00DC3875">
        <w:rPr>
          <w:rFonts w:ascii="Arial" w:hAnsi="Arial" w:cs="Arial"/>
          <w:sz w:val="24"/>
          <w:szCs w:val="24"/>
        </w:rPr>
        <w:t xml:space="preserve">De 0 a 10, escolha uma opção, sendo 0 para nenhuma dificuldade e 10 para muita dificuldade. 11 - Indique a relevância das informações que foram localizadas por meio da busca </w:t>
      </w:r>
      <w:r w:rsidRPr="00DC3875">
        <w:rPr>
          <w:rFonts w:ascii="Arial" w:hAnsi="Arial" w:cs="Arial"/>
          <w:sz w:val="24"/>
          <w:szCs w:val="24"/>
        </w:rPr>
        <w:lastRenderedPageBreak/>
        <w:t>"`Pesquise no site"</w:t>
      </w:r>
      <w:r w:rsidR="00934A44">
        <w:rPr>
          <w:rFonts w:ascii="Arial" w:hAnsi="Arial" w:cs="Arial"/>
          <w:sz w:val="24"/>
          <w:szCs w:val="24"/>
        </w:rPr>
        <w:t>. Texto de ajuda:</w:t>
      </w:r>
      <w:r w:rsidRPr="00DC3875">
        <w:rPr>
          <w:rFonts w:ascii="Arial" w:hAnsi="Arial" w:cs="Arial"/>
          <w:sz w:val="24"/>
          <w:szCs w:val="24"/>
        </w:rPr>
        <w:t xml:space="preserve"> De 0 a 10, escolha uma opção, sendo 0 para nenhuma dificuldade e 10 para muita dificuldade (se não houve a utilização do recurso "Pesquise no site", deixe em branco). 12 - Indique a coerência entre o título do menu e seu conteúdo correspondente</w:t>
      </w:r>
      <w:r w:rsidR="00934A44">
        <w:rPr>
          <w:rFonts w:ascii="Arial" w:hAnsi="Arial" w:cs="Arial"/>
          <w:sz w:val="24"/>
          <w:szCs w:val="24"/>
        </w:rPr>
        <w:t>. Texto de ajuda:</w:t>
      </w:r>
      <w:r w:rsidRPr="00DC3875">
        <w:rPr>
          <w:rFonts w:ascii="Arial" w:hAnsi="Arial" w:cs="Arial"/>
          <w:sz w:val="24"/>
          <w:szCs w:val="24"/>
        </w:rPr>
        <w:t xml:space="preserve"> De 0 a 10, escolha uma opção, sendo 0 nenhuma coerência e 10 corresponde plenamente. </w:t>
      </w:r>
      <w:r w:rsidRPr="00C848A6">
        <w:rPr>
          <w:rFonts w:ascii="Arial" w:hAnsi="Arial" w:cs="Arial"/>
          <w:sz w:val="24"/>
          <w:szCs w:val="24"/>
        </w:rPr>
        <w:t>13</w:t>
      </w:r>
      <w:r w:rsidRPr="00DC3875">
        <w:rPr>
          <w:rFonts w:ascii="Arial" w:hAnsi="Arial" w:cs="Arial"/>
          <w:sz w:val="24"/>
          <w:szCs w:val="24"/>
        </w:rPr>
        <w:t xml:space="preserve"> - Indique a relevância dos resultados da sua busca</w:t>
      </w:r>
      <w:r w:rsidR="00934A44">
        <w:rPr>
          <w:rFonts w:ascii="Arial" w:hAnsi="Arial" w:cs="Arial"/>
          <w:sz w:val="24"/>
          <w:szCs w:val="24"/>
        </w:rPr>
        <w:t xml:space="preserve"> por meio do “Pesquise no site”.</w:t>
      </w:r>
      <w:r w:rsidRPr="00DC3875">
        <w:rPr>
          <w:rFonts w:ascii="Arial" w:hAnsi="Arial" w:cs="Arial"/>
          <w:sz w:val="24"/>
          <w:szCs w:val="24"/>
        </w:rPr>
        <w:t xml:space="preserve"> </w:t>
      </w:r>
      <w:r w:rsidR="00934A44">
        <w:rPr>
          <w:rFonts w:ascii="Arial" w:hAnsi="Arial" w:cs="Arial"/>
          <w:sz w:val="24"/>
          <w:szCs w:val="24"/>
        </w:rPr>
        <w:t xml:space="preserve">Texto de ajuda: </w:t>
      </w:r>
      <w:r w:rsidRPr="00DC3875">
        <w:rPr>
          <w:rFonts w:ascii="Arial" w:hAnsi="Arial" w:cs="Arial"/>
          <w:sz w:val="24"/>
          <w:szCs w:val="24"/>
        </w:rPr>
        <w:t>De 0 a 10, escolha uma opção, sendo 0 para nenhuma relevância e 10 no caso de atendimento das suas expectativas  (se não houve a utilização do recurso "Pesquise no site", deixe em branco)</w:t>
      </w:r>
      <w:r w:rsidR="00934A44">
        <w:rPr>
          <w:rFonts w:ascii="Arial" w:hAnsi="Arial" w:cs="Arial"/>
          <w:sz w:val="24"/>
          <w:szCs w:val="24"/>
        </w:rPr>
        <w:t xml:space="preserve">; </w:t>
      </w:r>
      <w:r w:rsidRPr="00DC3875">
        <w:rPr>
          <w:rFonts w:ascii="Arial" w:hAnsi="Arial" w:cs="Arial"/>
          <w:sz w:val="24"/>
          <w:szCs w:val="24"/>
        </w:rPr>
        <w:t>14 - Comente sobre a experiência ao utilizar o mapa conceitual para encontrar a informação conforme sua necessidade e os problemas encontrados (caso existam). Sendo esta última, uma questão aberta.</w:t>
      </w:r>
    </w:p>
    <w:p w:rsidR="00C63579" w:rsidRDefault="003E573C" w:rsidP="00D3008D">
      <w:pPr>
        <w:spacing w:after="0" w:line="360" w:lineRule="auto"/>
        <w:ind w:firstLine="1134"/>
        <w:jc w:val="both"/>
        <w:rPr>
          <w:rFonts w:ascii="Arial" w:hAnsi="Arial" w:cs="Arial"/>
          <w:sz w:val="24"/>
          <w:szCs w:val="24"/>
        </w:rPr>
      </w:pPr>
      <w:r w:rsidRPr="000F7532">
        <w:rPr>
          <w:rFonts w:ascii="Arial" w:hAnsi="Arial" w:cs="Arial"/>
          <w:sz w:val="24"/>
          <w:szCs w:val="24"/>
        </w:rPr>
        <w:t>Realiz</w:t>
      </w:r>
      <w:r w:rsidR="000F7532">
        <w:rPr>
          <w:rFonts w:ascii="Arial" w:hAnsi="Arial" w:cs="Arial"/>
          <w:sz w:val="24"/>
          <w:szCs w:val="24"/>
        </w:rPr>
        <w:t>ados os trabalhos de metodologia</w:t>
      </w:r>
      <w:r w:rsidRPr="000F7532">
        <w:rPr>
          <w:rFonts w:ascii="Arial" w:hAnsi="Arial" w:cs="Arial"/>
          <w:sz w:val="24"/>
          <w:szCs w:val="24"/>
        </w:rPr>
        <w:t xml:space="preserve">, </w:t>
      </w:r>
      <w:r w:rsidR="000F7532">
        <w:rPr>
          <w:rFonts w:ascii="Arial" w:hAnsi="Arial" w:cs="Arial"/>
          <w:sz w:val="24"/>
          <w:szCs w:val="24"/>
        </w:rPr>
        <w:t xml:space="preserve">análise de usabilidade do portal, construção dos Mapas Conceituais do site, formulação e </w:t>
      </w:r>
      <w:r w:rsidRPr="000F7532">
        <w:rPr>
          <w:rFonts w:ascii="Arial" w:hAnsi="Arial" w:cs="Arial"/>
          <w:sz w:val="24"/>
          <w:szCs w:val="24"/>
        </w:rPr>
        <w:t xml:space="preserve">aplicação </w:t>
      </w:r>
      <w:r w:rsidR="000F7532">
        <w:rPr>
          <w:rFonts w:ascii="Arial" w:hAnsi="Arial" w:cs="Arial"/>
          <w:sz w:val="24"/>
          <w:szCs w:val="24"/>
        </w:rPr>
        <w:t>dos</w:t>
      </w:r>
      <w:r w:rsidRPr="000F7532">
        <w:rPr>
          <w:rFonts w:ascii="Arial" w:hAnsi="Arial" w:cs="Arial"/>
          <w:sz w:val="24"/>
          <w:szCs w:val="24"/>
        </w:rPr>
        <w:t xml:space="preserve"> questionário</w:t>
      </w:r>
      <w:r w:rsidR="000F7532">
        <w:rPr>
          <w:rFonts w:ascii="Arial" w:hAnsi="Arial" w:cs="Arial"/>
          <w:sz w:val="24"/>
          <w:szCs w:val="24"/>
        </w:rPr>
        <w:t>s, iniciou-se o trabalho de</w:t>
      </w:r>
      <w:r w:rsidR="00D5597E">
        <w:rPr>
          <w:rFonts w:ascii="Arial" w:hAnsi="Arial" w:cs="Arial"/>
          <w:sz w:val="24"/>
          <w:szCs w:val="24"/>
        </w:rPr>
        <w:t xml:space="preserve"> análise dos resultados obtidos</w:t>
      </w:r>
      <w:r w:rsidR="000F7532">
        <w:rPr>
          <w:rFonts w:ascii="Arial" w:hAnsi="Arial" w:cs="Arial"/>
          <w:sz w:val="24"/>
          <w:szCs w:val="24"/>
        </w:rPr>
        <w:t>.</w:t>
      </w:r>
    </w:p>
    <w:p w:rsidR="00D3008D" w:rsidRDefault="00D3008D" w:rsidP="00D3008D">
      <w:pPr>
        <w:spacing w:after="0" w:line="360" w:lineRule="auto"/>
        <w:ind w:firstLine="1134"/>
        <w:jc w:val="both"/>
        <w:rPr>
          <w:rFonts w:ascii="Arial" w:hAnsi="Arial" w:cs="Arial"/>
          <w:sz w:val="24"/>
          <w:szCs w:val="24"/>
        </w:rPr>
      </w:pPr>
    </w:p>
    <w:p w:rsidR="00D3008D" w:rsidRDefault="00D3008D" w:rsidP="00D3008D">
      <w:pPr>
        <w:pStyle w:val="Ttulo1"/>
        <w:spacing w:before="0" w:line="360" w:lineRule="auto"/>
        <w:rPr>
          <w:rFonts w:ascii="Arial" w:hAnsi="Arial" w:cs="Arial"/>
          <w:b/>
          <w:bCs/>
          <w:sz w:val="24"/>
          <w:szCs w:val="24"/>
        </w:rPr>
      </w:pPr>
      <w:bookmarkStart w:id="72" w:name="_Toc370050144"/>
      <w:bookmarkStart w:id="73" w:name="_Toc371444567"/>
      <w:r>
        <w:rPr>
          <w:rFonts w:ascii="Arial" w:hAnsi="Arial" w:cs="Arial"/>
          <w:b/>
          <w:bCs/>
          <w:sz w:val="24"/>
          <w:szCs w:val="24"/>
        </w:rPr>
        <w:t>8 DESCRIÇÃO E ANÁLISE DOS RESULTADOS.</w:t>
      </w:r>
      <w:bookmarkEnd w:id="72"/>
      <w:bookmarkEnd w:id="73"/>
    </w:p>
    <w:p w:rsidR="00D3008D" w:rsidRDefault="00D3008D" w:rsidP="00D3008D">
      <w:pPr>
        <w:spacing w:after="0" w:line="360" w:lineRule="auto"/>
        <w:ind w:firstLine="1134"/>
        <w:rPr>
          <w:rFonts w:ascii="Arial" w:hAnsi="Arial" w:cs="Arial"/>
          <w:sz w:val="24"/>
          <w:szCs w:val="24"/>
          <w:lang w:eastAsia="pt-BR"/>
        </w:rPr>
      </w:pPr>
    </w:p>
    <w:p w:rsidR="00D3008D" w:rsidRDefault="00D3008D" w:rsidP="00D3008D">
      <w:pPr>
        <w:pStyle w:val="Recuodecorpodetexto"/>
        <w:rPr>
          <w:lang w:val="pt-BR"/>
        </w:rPr>
      </w:pPr>
      <w:r>
        <w:t>Com o intuito de detalhar a maneira com a qual as informações estavam dispostas no Portal, complementando a descrição dos Mapas Conceituais e em busca de descrever e analisar os resultados dos questionários foi realizado anteriormente uma análise do portal.</w:t>
      </w:r>
    </w:p>
    <w:p w:rsidR="0074790D" w:rsidRPr="0074790D" w:rsidRDefault="0074790D" w:rsidP="00D3008D">
      <w:pPr>
        <w:pStyle w:val="Recuodecorpodetexto"/>
        <w:rPr>
          <w:lang w:val="pt-BR"/>
        </w:rPr>
      </w:pPr>
    </w:p>
    <w:p w:rsidR="00D3008D" w:rsidRPr="0074790D" w:rsidRDefault="00D3008D" w:rsidP="0074790D">
      <w:pPr>
        <w:pStyle w:val="Ttulo2"/>
        <w:spacing w:before="0" w:line="360" w:lineRule="auto"/>
        <w:rPr>
          <w:rFonts w:ascii="Arial" w:hAnsi="Arial" w:cs="Arial"/>
          <w:b w:val="0"/>
          <w:sz w:val="24"/>
          <w:szCs w:val="24"/>
        </w:rPr>
      </w:pPr>
      <w:bookmarkStart w:id="74" w:name="_Toc371444568"/>
      <w:r w:rsidRPr="0074790D">
        <w:rPr>
          <w:rFonts w:ascii="Arial" w:hAnsi="Arial" w:cs="Arial"/>
          <w:b w:val="0"/>
          <w:sz w:val="24"/>
          <w:szCs w:val="24"/>
        </w:rPr>
        <w:t>8</w:t>
      </w:r>
      <w:r w:rsidR="00A0516B" w:rsidRPr="0074790D">
        <w:rPr>
          <w:rFonts w:ascii="Arial" w:hAnsi="Arial" w:cs="Arial"/>
          <w:b w:val="0"/>
          <w:sz w:val="24"/>
          <w:szCs w:val="24"/>
        </w:rPr>
        <w:t>.1</w:t>
      </w:r>
      <w:r w:rsidRPr="0074790D">
        <w:rPr>
          <w:rFonts w:ascii="Arial" w:hAnsi="Arial" w:cs="Arial"/>
          <w:b w:val="0"/>
          <w:sz w:val="24"/>
          <w:szCs w:val="24"/>
        </w:rPr>
        <w:t xml:space="preserve"> </w:t>
      </w:r>
      <w:r w:rsidRPr="0074790D">
        <w:rPr>
          <w:rFonts w:ascii="Arial" w:hAnsi="Arial" w:cs="Arial"/>
          <w:b w:val="0"/>
          <w:caps/>
          <w:sz w:val="24"/>
          <w:szCs w:val="24"/>
        </w:rPr>
        <w:t>Análise do portal da Prefeitura Municipal de Ivaiporã.</w:t>
      </w:r>
      <w:bookmarkEnd w:id="74"/>
    </w:p>
    <w:p w:rsidR="00D3008D" w:rsidRDefault="00D3008D" w:rsidP="0074790D">
      <w:pPr>
        <w:spacing w:after="0" w:line="360" w:lineRule="auto"/>
        <w:jc w:val="both"/>
        <w:rPr>
          <w:rFonts w:ascii="Arial" w:hAnsi="Arial" w:cs="Arial"/>
          <w:sz w:val="24"/>
          <w:szCs w:val="24"/>
        </w:rPr>
      </w:pPr>
    </w:p>
    <w:p w:rsidR="00D3008D" w:rsidRPr="002C379D" w:rsidRDefault="00D3008D" w:rsidP="00D3008D">
      <w:pPr>
        <w:spacing w:after="0" w:line="360" w:lineRule="auto"/>
        <w:ind w:firstLine="1134"/>
        <w:jc w:val="both"/>
        <w:rPr>
          <w:rFonts w:ascii="Arial" w:hAnsi="Arial" w:cs="Arial"/>
          <w:color w:val="000000"/>
          <w:sz w:val="24"/>
          <w:szCs w:val="24"/>
        </w:rPr>
      </w:pPr>
      <w:r w:rsidRPr="002C379D">
        <w:rPr>
          <w:rFonts w:ascii="Arial" w:hAnsi="Arial" w:cs="Arial"/>
          <w:color w:val="000000"/>
          <w:sz w:val="24"/>
          <w:szCs w:val="24"/>
        </w:rPr>
        <w:t>Ao visualizar o site, é possível encontrar dois menus, um no topo da página e outro após o logo da prefeitura, identificado pela cor verde. Os dois menus possuem os mesmos conteúdos, divididos em: Notas de avisos, Notícias, Prefeito Luiz Carlos Gil, Gabinete, Publicação Legal, Departamentos, Imprensa, Cidade, Cidadão, Downloads, Ouvidoria e Portal do Servidor. Se acessados, os resultados da busca em ambos os menus serão os mesmos.</w:t>
      </w:r>
    </w:p>
    <w:p w:rsidR="00D3008D" w:rsidRPr="002C379D" w:rsidRDefault="00D3008D" w:rsidP="00D3008D">
      <w:pPr>
        <w:spacing w:after="0" w:line="360" w:lineRule="auto"/>
        <w:ind w:firstLine="1134"/>
        <w:jc w:val="both"/>
        <w:rPr>
          <w:rFonts w:ascii="Arial" w:hAnsi="Arial" w:cs="Arial"/>
          <w:color w:val="000000"/>
          <w:sz w:val="24"/>
          <w:szCs w:val="24"/>
        </w:rPr>
      </w:pPr>
      <w:r w:rsidRPr="002C379D">
        <w:rPr>
          <w:rFonts w:ascii="Arial" w:hAnsi="Arial" w:cs="Arial"/>
          <w:color w:val="000000"/>
          <w:sz w:val="24"/>
          <w:szCs w:val="24"/>
        </w:rPr>
        <w:t xml:space="preserve">Quando acessada, a página do item “Notas de avisos” é possível encontrar um </w:t>
      </w:r>
      <w:r w:rsidRPr="002C379D">
        <w:rPr>
          <w:rFonts w:ascii="Arial" w:hAnsi="Arial" w:cs="Arial"/>
          <w:i/>
          <w:iCs/>
          <w:color w:val="000000"/>
          <w:sz w:val="24"/>
          <w:szCs w:val="24"/>
        </w:rPr>
        <w:t>folder</w:t>
      </w:r>
      <w:r w:rsidRPr="002C379D">
        <w:rPr>
          <w:rFonts w:ascii="Arial" w:hAnsi="Arial" w:cs="Arial"/>
          <w:color w:val="000000"/>
          <w:sz w:val="24"/>
          <w:szCs w:val="24"/>
        </w:rPr>
        <w:t xml:space="preserve"> da Conferência de assistência 2013, sendo permitida a visualização do documento, impressão e download por qualquer um que o acesse.</w:t>
      </w:r>
    </w:p>
    <w:p w:rsidR="00D3008D" w:rsidRPr="002C379D" w:rsidRDefault="00D3008D" w:rsidP="00D3008D">
      <w:pPr>
        <w:spacing w:after="0" w:line="360" w:lineRule="auto"/>
        <w:ind w:firstLine="1134"/>
        <w:jc w:val="both"/>
        <w:rPr>
          <w:rFonts w:ascii="Arial" w:hAnsi="Arial" w:cs="Arial"/>
          <w:color w:val="000000"/>
          <w:sz w:val="24"/>
          <w:szCs w:val="24"/>
        </w:rPr>
      </w:pPr>
      <w:r w:rsidRPr="002C379D">
        <w:rPr>
          <w:rFonts w:ascii="Arial" w:hAnsi="Arial" w:cs="Arial"/>
          <w:color w:val="000000"/>
          <w:sz w:val="24"/>
          <w:szCs w:val="24"/>
        </w:rPr>
        <w:lastRenderedPageBreak/>
        <w:t xml:space="preserve">No item “Notícias”, pode-se visualizar o mesmo conteúdo da página inicial. Ambas contêm um </w:t>
      </w:r>
      <w:r w:rsidRPr="002C379D">
        <w:rPr>
          <w:rFonts w:ascii="Arial" w:hAnsi="Arial" w:cs="Arial"/>
          <w:i/>
          <w:iCs/>
          <w:color w:val="000000"/>
          <w:sz w:val="24"/>
          <w:szCs w:val="24"/>
        </w:rPr>
        <w:t>plugin</w:t>
      </w:r>
      <w:r w:rsidRPr="002C379D">
        <w:rPr>
          <w:rFonts w:ascii="Arial" w:hAnsi="Arial" w:cs="Arial"/>
          <w:color w:val="000000"/>
          <w:sz w:val="24"/>
          <w:szCs w:val="24"/>
        </w:rPr>
        <w:t xml:space="preserve"> de galeria dinâmica, com fotos e uma pequena descrição das notícias e abaixo dele, notícias do mês desde a mais recente e que se modifica com as atribuições de informações relacionadas aos Departamentos ou que possuam algum grau de relevância direta aos serviços prestados pela gestão do Município.</w:t>
      </w:r>
    </w:p>
    <w:p w:rsidR="00D3008D" w:rsidRPr="002C379D" w:rsidRDefault="00D3008D" w:rsidP="00D3008D">
      <w:pPr>
        <w:spacing w:after="0" w:line="360" w:lineRule="auto"/>
        <w:ind w:firstLine="1134"/>
        <w:jc w:val="both"/>
        <w:rPr>
          <w:rFonts w:ascii="Arial" w:hAnsi="Arial" w:cs="Arial"/>
          <w:color w:val="000000"/>
          <w:sz w:val="24"/>
          <w:szCs w:val="24"/>
        </w:rPr>
      </w:pPr>
      <w:r w:rsidRPr="002C379D">
        <w:rPr>
          <w:rFonts w:ascii="Arial" w:hAnsi="Arial" w:cs="Arial"/>
          <w:color w:val="000000"/>
          <w:sz w:val="24"/>
          <w:szCs w:val="24"/>
        </w:rPr>
        <w:t>Ao clicar em “Prefeito Luiz Carlos Gil”, a página exibe uma foto e informações a respeito do prefeito da cidade como um breve resumo biográfico.</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 xml:space="preserve">Em “Gabinete”, encontra-se um texto sobre o Gabinete do Prefeito e quais as atribuições cabíveis, que vão desde </w:t>
      </w:r>
      <w:r w:rsidRPr="002C379D">
        <w:rPr>
          <w:rFonts w:cs="Arial"/>
          <w:color w:val="000000"/>
          <w:shd w:val="clear" w:color="auto" w:fill="FFFFFF"/>
        </w:rPr>
        <w:t xml:space="preserve">a digitação da correspondência do prefeito até o controle do uso de veículos que atendam o gabinete. </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Quando clicado no item “Publicação Legal”, segundo texto disponível na própria página, “a administração do Município disponibiliza alguns arquivos para downloads” que tratam de “Aditivos”, “Contratos”, “Decretos”, ”Ementa” e “Extrato de Contrato”, mas que na verdade, ao clicar, leva a uma espécie de Mapa do site, contendo links de acesso a</w:t>
      </w:r>
      <w:r>
        <w:rPr>
          <w:rFonts w:cs="Arial"/>
          <w:color w:val="000000"/>
        </w:rPr>
        <w:t>os</w:t>
      </w:r>
      <w:r w:rsidRPr="002C379D">
        <w:rPr>
          <w:rFonts w:cs="Arial"/>
          <w:color w:val="000000"/>
        </w:rPr>
        <w:t xml:space="preserve"> 50 últimos posts e de cada página, podendo ser também divididos por mês e categoria.</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Style w:val="Forte"/>
          <w:rFonts w:ascii="Arial" w:hAnsi="Arial" w:cs="Arial"/>
          <w:b w:val="0"/>
          <w:bCs w:val="0"/>
          <w:bdr w:val="none" w:sz="0" w:space="0" w:color="auto" w:frame="1"/>
          <w:shd w:val="clear" w:color="auto" w:fill="FFFFFF"/>
        </w:rPr>
      </w:pPr>
      <w:r w:rsidRPr="00D3008D">
        <w:rPr>
          <w:rFonts w:cs="Arial"/>
          <w:color w:val="000000"/>
        </w:rPr>
        <w:t>Nas demais atribuições da página, como “Leis”, conforme informações disponíveis no site, “</w:t>
      </w:r>
      <w:r w:rsidRPr="00D3008D">
        <w:rPr>
          <w:rFonts w:cs="Arial"/>
          <w:color w:val="000000"/>
          <w:shd w:val="clear" w:color="auto" w:fill="FFFFFF"/>
        </w:rPr>
        <w:t xml:space="preserve">a Administração Municipal disponibiliza nesta página sua legislação para conhecimento e consulta pública, em uma demonstração de transparência para com os munícipes”, conta com dados sobre </w:t>
      </w:r>
      <w:r w:rsidRPr="00D3008D">
        <w:rPr>
          <w:rStyle w:val="Forte"/>
          <w:rFonts w:ascii="Arial" w:hAnsi="Arial" w:cs="Arial"/>
          <w:b w:val="0"/>
          <w:bCs w:val="0"/>
          <w:bdr w:val="none" w:sz="0" w:space="0" w:color="auto" w:frame="1"/>
          <w:shd w:val="clear" w:color="auto" w:fill="FFFFFF"/>
        </w:rPr>
        <w:t>Lei nº 4.245 de 1960</w:t>
      </w:r>
      <w:r w:rsidRPr="00D3008D">
        <w:rPr>
          <w:rFonts w:cs="Arial"/>
          <w:color w:val="000000"/>
        </w:rPr>
        <w:t xml:space="preserve"> </w:t>
      </w:r>
      <w:r w:rsidRPr="00D3008D">
        <w:rPr>
          <w:rFonts w:cs="Arial"/>
          <w:color w:val="000000"/>
          <w:shd w:val="clear" w:color="auto" w:fill="FFFFFF"/>
        </w:rPr>
        <w:t>que determina a criação do município de Ivaiporã</w:t>
      </w:r>
      <w:r w:rsidRPr="00D3008D">
        <w:rPr>
          <w:rFonts w:cs="Arial"/>
          <w:color w:val="000000"/>
        </w:rPr>
        <w:t xml:space="preserve"> (</w:t>
      </w:r>
      <w:hyperlink r:id="rId29" w:history="1">
        <w:r w:rsidRPr="00D3008D">
          <w:rPr>
            <w:rStyle w:val="Hyperlink"/>
            <w:rFonts w:ascii="Arial" w:hAnsi="Arial" w:cs="Arial"/>
            <w:color w:val="000000"/>
            <w:u w:val="none"/>
            <w:bdr w:val="none" w:sz="0" w:space="0" w:color="auto" w:frame="1"/>
            <w:shd w:val="clear" w:color="auto" w:fill="FFFFFF"/>
          </w:rPr>
          <w:t>download da Lei Orgânica</w:t>
        </w:r>
      </w:hyperlink>
      <w:hyperlink r:id="rId30" w:history="1">
        <w:r w:rsidRPr="00D3008D">
          <w:rPr>
            <w:rStyle w:val="Hyperlink"/>
            <w:rFonts w:ascii="Arial" w:hAnsi="Arial" w:cs="Arial"/>
            <w:color w:val="000000"/>
            <w:u w:val="none"/>
          </w:rPr>
          <w:t>http://ivaipora.org/portal-da-transparencia/leis-2/leis-2011/</w:t>
        </w:r>
      </w:hyperlink>
      <w:r w:rsidRPr="00D3008D">
        <w:rPr>
          <w:rFonts w:cs="Arial"/>
          <w:color w:val="000000"/>
        </w:rPr>
        <w:t xml:space="preserve">) </w:t>
      </w:r>
      <w:r w:rsidRPr="00D3008D">
        <w:rPr>
          <w:rStyle w:val="Forte"/>
          <w:rFonts w:ascii="Arial" w:hAnsi="Arial" w:cs="Arial"/>
          <w:b w:val="0"/>
          <w:bCs w:val="0"/>
          <w:bdr w:val="none" w:sz="0" w:space="0" w:color="auto" w:frame="1"/>
          <w:shd w:val="clear" w:color="auto" w:fill="FFFFFF"/>
        </w:rPr>
        <w:t>e leis publicadas do ano de 2009 a 2013, esta com mais de 60 links para páginas onde é possível visualizar, salvar e imprimir o documento.</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Style w:val="Forte"/>
          <w:rFonts w:ascii="Arial" w:hAnsi="Arial" w:cs="Arial"/>
          <w:b w:val="0"/>
          <w:bCs w:val="0"/>
          <w:bdr w:val="none" w:sz="0" w:space="0" w:color="auto" w:frame="1"/>
          <w:shd w:val="clear" w:color="auto" w:fill="FFFFFF"/>
        </w:rPr>
      </w:pPr>
      <w:r w:rsidRPr="00D3008D">
        <w:rPr>
          <w:rStyle w:val="Forte"/>
          <w:rFonts w:ascii="Arial" w:hAnsi="Arial" w:cs="Arial"/>
          <w:b w:val="0"/>
          <w:bCs w:val="0"/>
          <w:bdr w:val="none" w:sz="0" w:space="0" w:color="auto" w:frame="1"/>
          <w:shd w:val="clear" w:color="auto" w:fill="FFFFFF"/>
        </w:rPr>
        <w:t xml:space="preserve">Ao clicar para escolher uma opção do item do menu “Publicação Legal”, é possível encontrar opções diferentes das dadas pelo clique direto no item. </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Style w:val="Forte"/>
          <w:rFonts w:ascii="Arial" w:hAnsi="Arial" w:cs="Arial"/>
          <w:b w:val="0"/>
          <w:bCs w:val="0"/>
          <w:bdr w:val="none" w:sz="0" w:space="0" w:color="auto" w:frame="1"/>
          <w:shd w:val="clear" w:color="auto" w:fill="FFFFFF"/>
        </w:rPr>
      </w:pPr>
      <w:r w:rsidRPr="00D3008D">
        <w:rPr>
          <w:rStyle w:val="Forte"/>
          <w:rFonts w:ascii="Arial" w:hAnsi="Arial" w:cs="Arial"/>
          <w:b w:val="0"/>
          <w:bCs w:val="0"/>
          <w:bdr w:val="none" w:sz="0" w:space="0" w:color="auto" w:frame="1"/>
          <w:shd w:val="clear" w:color="auto" w:fill="FFFFFF"/>
        </w:rPr>
        <w:t>Ao escolher “Educação”, as informações que a página disponibiliza são relacionadas a relatório orçamental, orçamento fiscal, seguridade social e demonstrativo de receitas e despesas, com data do ano de 2011.</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Já na segunda opção do menu “Publicação Legal”, no caso “Projeto de Leis”, encontra-se uma página em branco.</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 xml:space="preserve">Na página de “Aditivos”, “Contratos” e “Ementa”, a informação disponível é a mesma que possui quanto clicado no item “Publicação Legal” do menu. Uma </w:t>
      </w:r>
      <w:r w:rsidRPr="00D3008D">
        <w:rPr>
          <w:rFonts w:cs="Arial"/>
          <w:color w:val="000000"/>
        </w:rPr>
        <w:lastRenderedPageBreak/>
        <w:t>página com links de acesso a 50 (cinquenta) últimos posts gravados na página e de cada página, podendo ser também divididos por mês e categoria.</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O item de “Prestação de contas”, ainda no menu “Publicação Legal” é subdividido em “Prestação de contas de 2011” e “Prestação de contas 2012”, onde em cada página, é demonstrado o indicativo por meses podendo também, possuir anexos de atas de audiência pública do Orçamento de 2013, porém, esta informação só encontra-se disponível ao visitante do site se ele utilizar as opções “Prestação de contas de 2011” e “Prestação de contas 2012”, que aparecem ao colocar o mouse sobre o texto e clicar em cada opção. Se a pessoa que está visitando o site apenas clicar em “Prestação de Contas”, “Decretos”, “Extrato de Contrato” aparecerá a mesma página disponibilizada como em “Aditivos”, “Contratos” e “Ementa”.</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Ao acessar o link “Decretos” e clicar nas opções dadas por ele, é possível encontrar duas opções de acesso: “Decretos 2011” e “Decretos 2012”, onde estão disponíveis informações a respeito dos Decretos de cada ano.</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 xml:space="preserve">No item “Extrato de Contrato”, a opção da página é a do ano de 2011 e contêm 5 (cinco) links para acesso e visualização de contratos do Município. </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Na página “Leis – e Leis 2013”, disponível pelo link no menu “Publicação Legal”, é possível encontrar os mesmos dados como resultado de pesquisa se fosse utilizado o clique direto, porém, as diferenças estão disponíveis na subdivisão do menu, que conta além das opções de Leis dos anos de 2009 a 2011, a opção de “Plano Diretor”, onde é possível visualizar 6 (seis) links de Leis relativas ao “Plano Diretor” que é um instrumento de desenvolvimento municipal.</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Ao clicar em licitações, na página secundária que é disponibilizada encontram-se informações de “Licitações referentes ao ano de 2011”. Quando é utilizada a opção de subdivisão de “Licitação”, as opções são as de “Licitações 2011”, “Leilões 2012”, “Licitações 2012” e “Licitações 2013”, onde em cada página, os resultados são referentes a licitações de cada ano, sendo a página secundária de “Leilões 2012”, utilizada para demonstrativo de leilões licitados pelo ano em questão.</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No link de “Portarias” de “Publicação Legal”, a página é redirecionada a outra que possui informações referentes a Portarias do ano de 2011, onde o visitante pode escolher entre clicar no link que é disposto na página secundária após proceder desta forma ou utilizar a opção de subdivisão do menu onde o resultado será o mesmo, 16 (dezesseis) links de Portarias para o acesso.</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lastRenderedPageBreak/>
        <w:t>Em “Convênio”, as opções da página secundária em “Publicação Legal” são as de 3 (três) convênios realizados pelo Município.</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O último link do item “Publicação Legal” no menu, é “Tabela ISS” e quando clicado, exibe uma página com acesso a dois links para download da tabela de Imposto sobre serviços (ISS).</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Style w:val="Forte"/>
          <w:b w:val="0"/>
          <w:bCs w:val="0"/>
        </w:rPr>
      </w:pPr>
      <w:r w:rsidRPr="002C379D">
        <w:rPr>
          <w:rFonts w:cs="Arial"/>
          <w:color w:val="000000"/>
        </w:rPr>
        <w:t xml:space="preserve">No sexto item do menu, “Departamentos”, as informações são referentes aos departamentos da Prefeitura e são divididos em: “Saúde”, “Assistência Social”, “Administração”, “Agricultura e Abastecimento”, “Controladoria”, “Educação”, “Esportes, Cultura e Lazer”, “Indústria, Comércio e Turismo”, “Meio Ambiente e Serviços Urbanos”, “Obras e Viação”, “Planejamento e Finanças”, “Procuradoria Geral”. Cada uma das páginas secundárias de seus respectivos departamentos, dentro do menu “Departamentos” possui um texto referente a regulamentação dos departamentos da Prefeitura, atribuições e dados de seus respectivos encarregados. Na página, ao clicar em “Departamentos”, é possível ter </w:t>
      </w:r>
      <w:r w:rsidRPr="002C379D">
        <w:rPr>
          <w:rFonts w:cs="Arial"/>
          <w:color w:val="000000"/>
          <w:shd w:val="clear" w:color="auto" w:fill="FFFFFF"/>
        </w:rPr>
        <w:t xml:space="preserve">acesso as informações e atribuições dos Departamentos Municipais: </w:t>
      </w:r>
      <w:r w:rsidRPr="00CC04D1">
        <w:rPr>
          <w:rFonts w:cs="Arial"/>
          <w:color w:val="000000"/>
          <w:shd w:val="clear" w:color="auto" w:fill="FFFFFF"/>
        </w:rPr>
        <w:t>“</w:t>
      </w:r>
      <w:hyperlink r:id="rId31" w:tgtFrame="_self" w:tooltip="Departamento de Ação Social" w:history="1">
        <w:r w:rsidRPr="00CC04D1">
          <w:rPr>
            <w:rStyle w:val="Forte"/>
            <w:rFonts w:ascii="Arial" w:hAnsi="Arial" w:cs="Arial"/>
            <w:b w:val="0"/>
            <w:bCs w:val="0"/>
            <w:bdr w:val="none" w:sz="0" w:space="0" w:color="auto" w:frame="1"/>
          </w:rPr>
          <w:t>Departamento de Ação Social</w:t>
        </w:r>
      </w:hyperlink>
      <w:r w:rsidRPr="00CC04D1">
        <w:rPr>
          <w:rFonts w:cs="Arial"/>
          <w:color w:val="000000"/>
        </w:rPr>
        <w:t>”, “</w:t>
      </w:r>
      <w:hyperlink r:id="rId32" w:history="1">
        <w:r w:rsidRPr="00CC04D1">
          <w:rPr>
            <w:rStyle w:val="Forte"/>
            <w:rFonts w:ascii="Arial" w:hAnsi="Arial" w:cs="Arial"/>
            <w:b w:val="0"/>
            <w:bCs w:val="0"/>
            <w:bdr w:val="none" w:sz="0" w:space="0" w:color="auto" w:frame="1"/>
          </w:rPr>
          <w:t>Departamento de Administração</w:t>
        </w:r>
      </w:hyperlink>
      <w:r w:rsidRPr="00CC04D1">
        <w:rPr>
          <w:rFonts w:cs="Arial"/>
          <w:color w:val="000000"/>
        </w:rPr>
        <w:t>”,</w:t>
      </w:r>
      <w:r w:rsidRPr="002C379D">
        <w:rPr>
          <w:rFonts w:cs="Arial"/>
          <w:color w:val="000000"/>
        </w:rPr>
        <w:t xml:space="preserve"> “</w:t>
      </w:r>
      <w:r w:rsidRPr="002C379D">
        <w:rPr>
          <w:rFonts w:cs="Arial"/>
          <w:color w:val="000000"/>
          <w:bdr w:val="none" w:sz="0" w:space="0" w:color="auto" w:frame="1"/>
        </w:rPr>
        <w:t>Departamento de Agricultura e Abastecimento</w:t>
      </w:r>
      <w:r w:rsidRPr="002C379D">
        <w:rPr>
          <w:rStyle w:val="Forte"/>
          <w:b w:val="0"/>
          <w:bCs w:val="0"/>
        </w:rPr>
        <w:t>”; “</w:t>
      </w:r>
      <w:r w:rsidRPr="002C379D">
        <w:rPr>
          <w:rFonts w:cs="Arial"/>
          <w:color w:val="000000"/>
          <w:bdr w:val="none" w:sz="0" w:space="0" w:color="auto" w:frame="1"/>
        </w:rPr>
        <w:t>Departamento de Educação</w:t>
      </w:r>
      <w:r w:rsidR="00C02282">
        <w:rPr>
          <w:rStyle w:val="Forte"/>
          <w:b w:val="0"/>
          <w:bCs w:val="0"/>
        </w:rPr>
        <w:t>”,</w:t>
      </w:r>
      <w:r w:rsidRPr="002C379D">
        <w:rPr>
          <w:rStyle w:val="Forte"/>
          <w:b w:val="0"/>
          <w:bCs w:val="0"/>
        </w:rPr>
        <w:t xml:space="preserve"> “</w:t>
      </w:r>
      <w:r w:rsidRPr="002C379D">
        <w:rPr>
          <w:rFonts w:cs="Arial"/>
          <w:color w:val="000000"/>
          <w:bdr w:val="none" w:sz="0" w:space="0" w:color="auto" w:frame="1"/>
        </w:rPr>
        <w:t>Departamento de Esportes, Cultura e Lazer</w:t>
      </w:r>
      <w:r w:rsidRPr="002C379D">
        <w:rPr>
          <w:rStyle w:val="Forte"/>
          <w:b w:val="0"/>
          <w:bCs w:val="0"/>
        </w:rPr>
        <w:t>”; “</w:t>
      </w:r>
      <w:r w:rsidRPr="002C379D">
        <w:rPr>
          <w:rFonts w:cs="Arial"/>
          <w:color w:val="000000"/>
          <w:bdr w:val="none" w:sz="0" w:space="0" w:color="auto" w:frame="1"/>
        </w:rPr>
        <w:t>Departamento de Indústria, Comércio e Turismo</w:t>
      </w:r>
      <w:r w:rsidRPr="002C379D">
        <w:rPr>
          <w:rStyle w:val="Forte"/>
          <w:b w:val="0"/>
          <w:bCs w:val="0"/>
        </w:rPr>
        <w:t>”; “</w:t>
      </w:r>
      <w:r w:rsidRPr="002C379D">
        <w:rPr>
          <w:rFonts w:cs="Arial"/>
          <w:color w:val="000000"/>
          <w:bdr w:val="none" w:sz="0" w:space="0" w:color="auto" w:frame="1"/>
        </w:rPr>
        <w:t>Departamento de Meio Ambiente e Serviços Urbanos</w:t>
      </w:r>
      <w:r w:rsidRPr="002C379D">
        <w:rPr>
          <w:rStyle w:val="Forte"/>
          <w:b w:val="0"/>
          <w:bCs w:val="0"/>
        </w:rPr>
        <w:t>”; “</w:t>
      </w:r>
      <w:r w:rsidRPr="002C379D">
        <w:rPr>
          <w:rFonts w:cs="Arial"/>
          <w:color w:val="000000"/>
          <w:bdr w:val="none" w:sz="0" w:space="0" w:color="auto" w:frame="1"/>
        </w:rPr>
        <w:t>Departamento de Obras e Viação</w:t>
      </w:r>
      <w:r w:rsidRPr="002C379D">
        <w:rPr>
          <w:rStyle w:val="Forte"/>
          <w:b w:val="0"/>
          <w:bCs w:val="0"/>
        </w:rPr>
        <w:t>”; “</w:t>
      </w:r>
      <w:r w:rsidRPr="002C379D">
        <w:rPr>
          <w:rFonts w:cs="Arial"/>
          <w:color w:val="000000"/>
          <w:bdr w:val="none" w:sz="0" w:space="0" w:color="auto" w:frame="1"/>
        </w:rPr>
        <w:t>Departamento de Planejamento e Finanças</w:t>
      </w:r>
      <w:r w:rsidRPr="002C379D">
        <w:rPr>
          <w:rStyle w:val="Forte"/>
          <w:b w:val="0"/>
          <w:bCs w:val="0"/>
        </w:rPr>
        <w:t>”; “</w:t>
      </w:r>
      <w:r w:rsidRPr="002C379D">
        <w:rPr>
          <w:rFonts w:cs="Arial"/>
          <w:color w:val="000000"/>
          <w:bdr w:val="none" w:sz="0" w:space="0" w:color="auto" w:frame="1"/>
        </w:rPr>
        <w:t>Órgão de Aconselhamento – Controladoria</w:t>
      </w:r>
      <w:r w:rsidRPr="002C379D">
        <w:rPr>
          <w:rStyle w:val="Forte"/>
          <w:b w:val="0"/>
          <w:bCs w:val="0"/>
        </w:rPr>
        <w:t>”; “</w:t>
      </w:r>
      <w:r w:rsidRPr="002C379D">
        <w:rPr>
          <w:rFonts w:cs="Arial"/>
          <w:color w:val="000000"/>
          <w:bdr w:val="none" w:sz="0" w:space="0" w:color="auto" w:frame="1"/>
        </w:rPr>
        <w:t>Órgão de Assessoramento – Assessoria de Imprensa</w:t>
      </w:r>
      <w:r w:rsidRPr="002C379D">
        <w:rPr>
          <w:rStyle w:val="Forte"/>
          <w:b w:val="0"/>
          <w:bCs w:val="0"/>
        </w:rPr>
        <w:t>”; “</w:t>
      </w:r>
      <w:r w:rsidRPr="002C379D">
        <w:rPr>
          <w:rFonts w:cs="Arial"/>
          <w:color w:val="000000"/>
          <w:bdr w:val="none" w:sz="0" w:space="0" w:color="auto" w:frame="1"/>
        </w:rPr>
        <w:t>Órgão de Assessoramento – Procuradoria Geral</w:t>
      </w:r>
      <w:r w:rsidRPr="002C379D">
        <w:rPr>
          <w:rStyle w:val="Forte"/>
          <w:b w:val="0"/>
          <w:bCs w:val="0"/>
        </w:rPr>
        <w:t>”.</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Style w:val="Forte"/>
          <w:rFonts w:ascii="Arial" w:hAnsi="Arial" w:cs="Arial"/>
          <w:b w:val="0"/>
          <w:bCs w:val="0"/>
        </w:rPr>
      </w:pPr>
      <w:r w:rsidRPr="00D3008D">
        <w:rPr>
          <w:rStyle w:val="Forte"/>
          <w:rFonts w:ascii="Arial" w:hAnsi="Arial" w:cs="Arial"/>
          <w:b w:val="0"/>
          <w:bCs w:val="0"/>
        </w:rPr>
        <w:t>Ao clicar em “Imprensa”, outro item do menu, localizado após “Departamentos”, as informações disponíveis pela página são do nome do encarregado e informações de contato. Quando posicionado o mouse sobre este item, é possível visualizar três subdivisões: “Intranet”, que também é subdividida em “Renovação de Contrato com a Sanepar”, com informações a respeito de Minutas de convênio e contrato, feitos pela Prefeitura; “1º Jogos de Verão de Ivaiporã”, com informações de chaves de times e programação dos jogos. Em “Jornal Oficial do Município”, a página aberta não possui informações e ao clicar em “Áudio e Vídeo”, as informações contidas nas páginas são a opção de visualização de um vídeo referente ao concurso da “Garota Expovale 2011”.</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Style w:val="Forte"/>
          <w:rFonts w:ascii="Arial" w:hAnsi="Arial" w:cs="Arial"/>
          <w:b w:val="0"/>
          <w:bCs w:val="0"/>
        </w:rPr>
      </w:pPr>
      <w:r w:rsidRPr="00D3008D">
        <w:rPr>
          <w:rStyle w:val="Forte"/>
          <w:rFonts w:ascii="Arial" w:hAnsi="Arial" w:cs="Arial"/>
          <w:b w:val="0"/>
          <w:bCs w:val="0"/>
        </w:rPr>
        <w:t xml:space="preserve">Em “Cidade” quando clicado no menu, a página que é aberta informa um pequeno texto a respeito da cidade de Ivaiporã, com informações geográficas e links </w:t>
      </w:r>
      <w:r w:rsidRPr="00D3008D">
        <w:rPr>
          <w:rStyle w:val="Forte"/>
          <w:rFonts w:ascii="Arial" w:hAnsi="Arial" w:cs="Arial"/>
          <w:b w:val="0"/>
          <w:bCs w:val="0"/>
        </w:rPr>
        <w:lastRenderedPageBreak/>
        <w:t xml:space="preserve">para visualizar a </w:t>
      </w:r>
      <w:r w:rsidRPr="00D3008D">
        <w:rPr>
          <w:rFonts w:cs="Arial"/>
          <w:color w:val="000000"/>
          <w:bdr w:val="none" w:sz="0" w:space="0" w:color="auto" w:frame="1"/>
        </w:rPr>
        <w:t>Lei que determinou a criação do município no ano de 1.960</w:t>
      </w:r>
      <w:r w:rsidRPr="00D3008D">
        <w:rPr>
          <w:rStyle w:val="Forte"/>
          <w:rFonts w:ascii="Arial" w:hAnsi="Arial" w:cs="Arial"/>
          <w:bdr w:val="none" w:sz="0" w:space="0" w:color="auto" w:frame="1"/>
        </w:rPr>
        <w:t xml:space="preserve">, </w:t>
      </w:r>
      <w:r w:rsidRPr="00D3008D">
        <w:rPr>
          <w:rStyle w:val="Forte"/>
          <w:rFonts w:ascii="Arial" w:hAnsi="Arial" w:cs="Arial"/>
          <w:b w:val="0"/>
          <w:bCs w:val="0"/>
          <w:bdr w:val="none" w:sz="0" w:space="0" w:color="auto" w:frame="1"/>
        </w:rPr>
        <w:t xml:space="preserve">a </w:t>
      </w:r>
      <w:hyperlink r:id="rId33" w:history="1">
        <w:r w:rsidRPr="00D3008D">
          <w:rPr>
            <w:rStyle w:val="Forte"/>
            <w:rFonts w:ascii="Arial" w:hAnsi="Arial" w:cs="Arial"/>
            <w:b w:val="0"/>
            <w:bCs w:val="0"/>
            <w:bdr w:val="none" w:sz="0" w:space="0" w:color="auto" w:frame="1"/>
          </w:rPr>
          <w:t>História do Município</w:t>
        </w:r>
      </w:hyperlink>
      <w:r w:rsidRPr="00D3008D">
        <w:rPr>
          <w:rFonts w:cs="Arial"/>
          <w:b/>
          <w:bCs/>
          <w:color w:val="000000"/>
        </w:rPr>
        <w:t xml:space="preserve"> </w:t>
      </w:r>
      <w:r w:rsidRPr="00D3008D">
        <w:rPr>
          <w:rFonts w:cs="Arial"/>
          <w:color w:val="000000"/>
        </w:rPr>
        <w:t xml:space="preserve">o </w:t>
      </w:r>
      <w:r w:rsidRPr="00D3008D">
        <w:rPr>
          <w:rFonts w:cs="Arial"/>
          <w:color w:val="000000"/>
          <w:bdr w:val="none" w:sz="0" w:space="0" w:color="auto" w:frame="1"/>
        </w:rPr>
        <w:t>Hino do Município</w:t>
      </w:r>
      <w:r w:rsidRPr="00D3008D">
        <w:rPr>
          <w:rStyle w:val="Forte"/>
          <w:rFonts w:ascii="Arial" w:hAnsi="Arial" w:cs="Arial"/>
          <w:b w:val="0"/>
          <w:bCs w:val="0"/>
          <w:bdr w:val="none" w:sz="0" w:space="0" w:color="auto" w:frame="1"/>
        </w:rPr>
        <w:t xml:space="preserve">, os </w:t>
      </w:r>
      <w:hyperlink r:id="rId34" w:history="1">
        <w:r w:rsidRPr="00D3008D">
          <w:rPr>
            <w:rStyle w:val="Forte"/>
            <w:rFonts w:ascii="Arial" w:hAnsi="Arial" w:cs="Arial"/>
            <w:b w:val="0"/>
            <w:bCs w:val="0"/>
            <w:bdr w:val="none" w:sz="0" w:space="0" w:color="auto" w:frame="1"/>
          </w:rPr>
          <w:t>Símbolos</w:t>
        </w:r>
      </w:hyperlink>
      <w:r w:rsidRPr="00D3008D">
        <w:rPr>
          <w:rFonts w:cs="Arial"/>
          <w:color w:val="000000"/>
        </w:rPr>
        <w:t xml:space="preserve">, </w:t>
      </w:r>
      <w:hyperlink r:id="rId35" w:history="1">
        <w:r w:rsidRPr="00D3008D">
          <w:rPr>
            <w:rStyle w:val="Forte"/>
            <w:rFonts w:ascii="Arial" w:hAnsi="Arial" w:cs="Arial"/>
            <w:b w:val="0"/>
            <w:bCs w:val="0"/>
            <w:bdr w:val="none" w:sz="0" w:space="0" w:color="auto" w:frame="1"/>
          </w:rPr>
          <w:t>Mapa da cidade</w:t>
        </w:r>
      </w:hyperlink>
      <w:r w:rsidRPr="00D3008D">
        <w:rPr>
          <w:rFonts w:cs="Arial"/>
          <w:color w:val="000000"/>
        </w:rPr>
        <w:t xml:space="preserve"> e </w:t>
      </w:r>
      <w:r w:rsidRPr="00D3008D">
        <w:rPr>
          <w:rFonts w:cs="Arial"/>
          <w:color w:val="000000"/>
          <w:bdr w:val="none" w:sz="0" w:space="0" w:color="auto" w:frame="1"/>
        </w:rPr>
        <w:t>Fotos do Município</w:t>
      </w:r>
      <w:r w:rsidRPr="00D3008D">
        <w:rPr>
          <w:rStyle w:val="Forte"/>
          <w:rFonts w:ascii="Arial" w:hAnsi="Arial" w:cs="Arial"/>
          <w:b w:val="0"/>
          <w:bCs w:val="0"/>
        </w:rPr>
        <w:t>.</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 xml:space="preserve">Ao clicar no item “Cidadão”, a página exibe dois links relacionados aos serviços prestados pela Prefeitura junto aos munícipes que são os de “Agência do Trabalhador (SINE)”, que ao clicar lista ofertas de emprego e “Solicitação de serviços do Departamento de Meio Ambiente”, onde é possível através do envio de algumas informações pessoais, solicitar serviços feitos pelo Departamento de Meio Ambiente da cidade. Ainda na mesma página, que foi redirecionada após o clique em “Cidadão”, é possível verificar uma lista de alguns serviços disponíveis pelo Governo do Estado e Governo Federal, onde o visitante poderá consultar a solicitação do Cadastro de Pessoa Física (CPF), solicitar serviços quanto ao Título de Eleitor, consultar informações de como retirar o passaporte, consultar o débito do licenciamento de veículos (IPVA), solicitar certidões pelo cartório 24 horas, bem como consulta à declaração do Imposto de Renda e a restituição do Imposto de Renda, ambos serviços de consulta para pessoa física. </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No menu, também é possível encontrar todas essas informações, porém elas estão subdivididas em: “SINE (Agência do trabalhador)”, “Meio Ambiente – Serviços” e “Gov. Fed. e Estadual”.</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No menu “Downloads” já no começo da página, existem três links para downloads de três documentos de “Tomadas de Projetos, Orçamento, Memorial, Centro de Saúde e Eventos” e modelos de documentos para downloads para o “Departamento de Compras” - Cadastro de fornecedor; “Departamento de Administração – requerimento de pedido ou renovação de credencial de estacionamento” e “Departamento de Planejamento e Finanças - requerimento de renovação de alvará”.</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Em “Ouvidoria” é possível encontrar um formulário que possui campos de preenchimento obrigatórios onde o visitante precisa informar todos os dados que são pedidos e enviar para que seja analisado pelo departamento respectivo.</w:t>
      </w:r>
    </w:p>
    <w:p w:rsidR="00D3008D" w:rsidRP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D3008D">
        <w:rPr>
          <w:rFonts w:cs="Arial"/>
          <w:color w:val="000000"/>
        </w:rPr>
        <w:t xml:space="preserve">A última opção do menu, “Portal do Servidor” é uma página em construção e possui as mesmas informações se clicada em sua subdivisão “SIGISS – Em construção”, porém, se clicado na imagem ao lado direito da tela, com a informação de “Nota fiscal eletrônica – SIGISS”, é possível encontrar dados </w:t>
      </w:r>
      <w:r w:rsidRPr="00D3008D">
        <w:rPr>
          <w:rFonts w:cs="Arial"/>
          <w:color w:val="000000"/>
        </w:rPr>
        <w:lastRenderedPageBreak/>
        <w:t xml:space="preserve">pertinentes a pesquisa sobre o </w:t>
      </w:r>
      <w:r w:rsidRPr="00D3008D">
        <w:rPr>
          <w:rFonts w:cs="Arial"/>
          <w:color w:val="000000"/>
          <w:shd w:val="clear" w:color="auto" w:fill="FFFFFF"/>
        </w:rPr>
        <w:t>Sistema Integrado de Gerenciamento do ISSQN (Imposto sobre serviços de qualquer natureza)</w:t>
      </w:r>
      <w:r w:rsidRPr="00D3008D">
        <w:rPr>
          <w:rFonts w:cs="Arial"/>
          <w:color w:val="000000"/>
        </w:rPr>
        <w:t>.</w:t>
      </w:r>
    </w:p>
    <w:p w:rsidR="00D3008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sidRPr="002C379D">
        <w:rPr>
          <w:rFonts w:cs="Arial"/>
          <w:color w:val="000000"/>
        </w:rPr>
        <w:t>A página também possui alguns outros recursos, estes disponíveis ao lado direito da tela, que servem de acesso rápido para informações já mencionadas, como “Plano Diretor”.</w:t>
      </w:r>
    </w:p>
    <w:p w:rsidR="00D3008D" w:rsidRPr="002C379D" w:rsidRDefault="00D3008D" w:rsidP="00D3008D">
      <w:pPr>
        <w:pStyle w:val="NormalWeb"/>
        <w:shd w:val="clear" w:color="auto" w:fill="FFFFFF"/>
        <w:spacing w:before="0" w:beforeAutospacing="0" w:after="0" w:afterAutospacing="0" w:line="360" w:lineRule="auto"/>
        <w:ind w:firstLine="1134"/>
        <w:jc w:val="both"/>
        <w:textAlignment w:val="baseline"/>
        <w:rPr>
          <w:rFonts w:cs="Arial"/>
          <w:color w:val="000000"/>
        </w:rPr>
      </w:pPr>
      <w:r>
        <w:rPr>
          <w:rFonts w:cs="Arial"/>
          <w:color w:val="000000"/>
        </w:rPr>
        <w:t>A fim de realizar o trabalho de descrição dos resultados dos questionários, foi necessária a divisão do mesmo, visto que a aplicação dos questionários também ocorreu em duas etapas.</w:t>
      </w:r>
    </w:p>
    <w:p w:rsidR="00D3008D" w:rsidRDefault="00D3008D" w:rsidP="00D3008D">
      <w:pPr>
        <w:spacing w:after="0"/>
        <w:ind w:right="57"/>
        <w:rPr>
          <w:rFonts w:ascii="Arial" w:hAnsi="Arial" w:cs="Arial"/>
          <w:sz w:val="24"/>
          <w:szCs w:val="24"/>
          <w:lang w:eastAsia="pt-BR"/>
        </w:rPr>
      </w:pPr>
    </w:p>
    <w:p w:rsidR="00D3008D" w:rsidRPr="00312E23" w:rsidRDefault="00D3008D" w:rsidP="00312E23">
      <w:pPr>
        <w:pStyle w:val="Ttulo2"/>
        <w:spacing w:before="0" w:line="360" w:lineRule="auto"/>
        <w:rPr>
          <w:rFonts w:ascii="Arial" w:hAnsi="Arial" w:cs="Arial"/>
          <w:b w:val="0"/>
          <w:sz w:val="24"/>
          <w:szCs w:val="24"/>
          <w:lang w:eastAsia="pt-BR"/>
        </w:rPr>
      </w:pPr>
      <w:bookmarkStart w:id="75" w:name="_Toc371444569"/>
      <w:r w:rsidRPr="00312E23">
        <w:rPr>
          <w:rFonts w:ascii="Arial" w:hAnsi="Arial" w:cs="Arial"/>
          <w:b w:val="0"/>
          <w:sz w:val="24"/>
          <w:szCs w:val="24"/>
          <w:lang w:eastAsia="pt-BR"/>
        </w:rPr>
        <w:t xml:space="preserve">8.2 ANÁLISE DOS </w:t>
      </w:r>
      <w:r w:rsidRPr="00312E23">
        <w:rPr>
          <w:rFonts w:ascii="Arial" w:hAnsi="Arial" w:cs="Arial"/>
          <w:b w:val="0"/>
          <w:caps/>
          <w:sz w:val="24"/>
          <w:szCs w:val="24"/>
          <w:lang w:eastAsia="pt-BR"/>
        </w:rPr>
        <w:t>Resultados do questionário da 1ª etapa.</w:t>
      </w:r>
      <w:bookmarkEnd w:id="75"/>
    </w:p>
    <w:p w:rsidR="00D3008D" w:rsidRDefault="00D3008D" w:rsidP="00D3008D">
      <w:pPr>
        <w:pStyle w:val="PargrafodaLista"/>
        <w:spacing w:line="360" w:lineRule="auto"/>
        <w:ind w:left="0" w:right="57" w:firstLine="720"/>
        <w:jc w:val="both"/>
        <w:rPr>
          <w:sz w:val="24"/>
          <w:szCs w:val="24"/>
        </w:rPr>
      </w:pPr>
    </w:p>
    <w:p w:rsidR="00D3008D" w:rsidRDefault="00D3008D" w:rsidP="00D3008D">
      <w:pPr>
        <w:pStyle w:val="PargrafodaLista"/>
        <w:spacing w:line="360" w:lineRule="auto"/>
        <w:ind w:left="0" w:right="57" w:firstLine="1134"/>
        <w:jc w:val="both"/>
        <w:rPr>
          <w:sz w:val="24"/>
          <w:szCs w:val="24"/>
        </w:rPr>
      </w:pPr>
      <w:r>
        <w:rPr>
          <w:sz w:val="24"/>
          <w:szCs w:val="24"/>
        </w:rPr>
        <w:t>Os resultados das questões estão ordenados de maneira gradativa, mantendo a descrição da pergunta e a análise do resultado com o auxilio de gráficos, de pizza e barras.</w:t>
      </w:r>
    </w:p>
    <w:p w:rsidR="00D3008D" w:rsidRDefault="00D3008D" w:rsidP="00D3008D">
      <w:pPr>
        <w:pStyle w:val="PargrafodaLista"/>
        <w:spacing w:line="360" w:lineRule="auto"/>
        <w:ind w:left="0" w:right="57" w:firstLine="1134"/>
        <w:jc w:val="both"/>
        <w:rPr>
          <w:b/>
          <w:sz w:val="24"/>
          <w:szCs w:val="24"/>
        </w:rPr>
      </w:pPr>
    </w:p>
    <w:p w:rsidR="00D3008D" w:rsidRPr="0061354E" w:rsidRDefault="00D3008D" w:rsidP="00D3008D">
      <w:pPr>
        <w:pStyle w:val="PargrafodaLista"/>
        <w:spacing w:line="360" w:lineRule="auto"/>
        <w:ind w:left="0" w:right="57" w:firstLine="1134"/>
        <w:jc w:val="both"/>
        <w:rPr>
          <w:b/>
          <w:sz w:val="24"/>
          <w:szCs w:val="24"/>
        </w:rPr>
      </w:pPr>
      <w:r w:rsidRPr="0061354E">
        <w:rPr>
          <w:b/>
          <w:sz w:val="24"/>
          <w:szCs w:val="24"/>
        </w:rPr>
        <w:t>Questão nº 01 - Qual a sua escolaridade?</w:t>
      </w:r>
    </w:p>
    <w:p w:rsidR="00D3008D" w:rsidRDefault="00D3008D" w:rsidP="00D3008D">
      <w:pPr>
        <w:pStyle w:val="Recuodecorpodetexto2"/>
      </w:pPr>
      <w:r w:rsidRPr="00860528">
        <w:t xml:space="preserve">O nível de escolaridade dos </w:t>
      </w:r>
      <w:r>
        <w:t>respondedores</w:t>
      </w:r>
      <w:r w:rsidRPr="00860528">
        <w:t>, apesar de todos serem acadêmicos</w:t>
      </w:r>
      <w:r>
        <w:t>,</w:t>
      </w:r>
      <w:r w:rsidRPr="00860528">
        <w:t xml:space="preserve"> foi regist</w:t>
      </w:r>
      <w:r>
        <w:t>rado conforme sua opinião,</w:t>
      </w:r>
      <w:r w:rsidRPr="00860528">
        <w:t xml:space="preserve"> visto que tecnicamente, poderiam escolher e</w:t>
      </w:r>
      <w:r>
        <w:t xml:space="preserve">ntre a escolaridade já completa </w:t>
      </w:r>
      <w:r w:rsidRPr="00860528">
        <w:t xml:space="preserve">(Ensino Médio) e a incompleta (Superior). </w:t>
      </w:r>
      <w:r>
        <w:t>No gráfico, s</w:t>
      </w:r>
      <w:r w:rsidRPr="00860528">
        <w:t>omam 60% os alunos do curso Superior e 40% de Ensino Médio.</w:t>
      </w:r>
    </w:p>
    <w:p w:rsidR="00D3008D" w:rsidRDefault="00D3008D" w:rsidP="00D3008D">
      <w:pPr>
        <w:pStyle w:val="Recuodecorpodetexto2"/>
      </w:pPr>
    </w:p>
    <w:tbl>
      <w:tblPr>
        <w:tblW w:w="8801" w:type="dxa"/>
        <w:tblLook w:val="04A0" w:firstRow="1" w:lastRow="0" w:firstColumn="1" w:lastColumn="0" w:noHBand="0" w:noVBand="1"/>
      </w:tblPr>
      <w:tblGrid>
        <w:gridCol w:w="8801"/>
      </w:tblGrid>
      <w:tr w:rsidR="00D3008D" w:rsidRPr="00476B1C" w:rsidTr="00D3008D">
        <w:trPr>
          <w:trHeight w:val="299"/>
        </w:trPr>
        <w:tc>
          <w:tcPr>
            <w:tcW w:w="0" w:type="auto"/>
            <w:shd w:val="clear" w:color="auto" w:fill="auto"/>
            <w:vAlign w:val="bottom"/>
          </w:tcPr>
          <w:p w:rsidR="00D3008D" w:rsidRPr="00D3008D" w:rsidRDefault="00D3008D" w:rsidP="00F82717">
            <w:pPr>
              <w:pStyle w:val="Legenda"/>
              <w:spacing w:after="0"/>
              <w:jc w:val="center"/>
              <w:rPr>
                <w:rFonts w:ascii="Arial" w:hAnsi="Arial" w:cs="Arial"/>
                <w:b w:val="0"/>
              </w:rPr>
            </w:pPr>
            <w:bookmarkStart w:id="76" w:name="_Toc371424587"/>
            <w:r w:rsidRPr="00D3008D">
              <w:rPr>
                <w:rFonts w:ascii="Arial" w:hAnsi="Arial" w:cs="Arial"/>
                <w:b w:val="0"/>
              </w:rPr>
              <w:t xml:space="preserve">Figura </w:t>
            </w:r>
            <w:r w:rsidRPr="00D3008D">
              <w:rPr>
                <w:rFonts w:ascii="Arial" w:hAnsi="Arial" w:cs="Arial"/>
                <w:b w:val="0"/>
              </w:rPr>
              <w:fldChar w:fldCharType="begin"/>
            </w:r>
            <w:r w:rsidRPr="00D3008D">
              <w:rPr>
                <w:rFonts w:ascii="Arial" w:hAnsi="Arial" w:cs="Arial"/>
                <w:b w:val="0"/>
              </w:rPr>
              <w:instrText xml:space="preserve"> SEQ Figura \* ARABIC </w:instrText>
            </w:r>
            <w:r w:rsidRPr="00D3008D">
              <w:rPr>
                <w:rFonts w:ascii="Arial" w:hAnsi="Arial" w:cs="Arial"/>
                <w:b w:val="0"/>
              </w:rPr>
              <w:fldChar w:fldCharType="separate"/>
            </w:r>
            <w:r w:rsidR="00107A83">
              <w:rPr>
                <w:rFonts w:ascii="Arial" w:hAnsi="Arial" w:cs="Arial"/>
                <w:b w:val="0"/>
                <w:noProof/>
              </w:rPr>
              <w:t>18</w:t>
            </w:r>
            <w:r w:rsidRPr="00D3008D">
              <w:rPr>
                <w:rFonts w:ascii="Arial" w:hAnsi="Arial" w:cs="Arial"/>
                <w:b w:val="0"/>
              </w:rPr>
              <w:fldChar w:fldCharType="end"/>
            </w:r>
            <w:r w:rsidRPr="00D3008D">
              <w:rPr>
                <w:rFonts w:ascii="Arial" w:hAnsi="Arial" w:cs="Arial"/>
                <w:b w:val="0"/>
              </w:rPr>
              <w:t xml:space="preserve"> - Escolaridade.</w:t>
            </w:r>
            <w:bookmarkEnd w:id="76"/>
            <w:r w:rsidRPr="00D3008D">
              <w:rPr>
                <w:rFonts w:ascii="Arial" w:hAnsi="Arial" w:cs="Arial"/>
                <w:b w:val="0"/>
                <w:color w:val="000000"/>
              </w:rPr>
              <w:t xml:space="preserve"> </w:t>
            </w:r>
          </w:p>
        </w:tc>
      </w:tr>
      <w:tr w:rsidR="00D3008D" w:rsidRPr="00476B1C" w:rsidTr="00D3008D">
        <w:trPr>
          <w:cantSplit/>
          <w:trHeight w:val="4505"/>
        </w:trPr>
        <w:tc>
          <w:tcPr>
            <w:tcW w:w="0" w:type="auto"/>
            <w:shd w:val="clear" w:color="auto" w:fill="auto"/>
          </w:tcPr>
          <w:p w:rsidR="00D3008D" w:rsidRPr="00476B1C" w:rsidRDefault="00143A85" w:rsidP="00D3008D">
            <w:pPr>
              <w:spacing w:after="0" w:line="360" w:lineRule="auto"/>
              <w:ind w:right="90"/>
              <w:jc w:val="right"/>
              <w:rPr>
                <w:sz w:val="24"/>
                <w:szCs w:val="24"/>
              </w:rPr>
            </w:pPr>
            <w:r>
              <w:rPr>
                <w:noProof/>
                <w:lang w:eastAsia="pt-BR"/>
              </w:rPr>
              <w:drawing>
                <wp:inline distT="0" distB="0" distL="0" distR="0" wp14:anchorId="4A565002" wp14:editId="6C4839C9">
                  <wp:extent cx="5305425" cy="2695575"/>
                  <wp:effectExtent l="0" t="0" r="0" b="0"/>
                  <wp:docPr id="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tc>
      </w:tr>
      <w:tr w:rsidR="00D3008D" w:rsidRPr="00476B1C" w:rsidTr="00D3008D">
        <w:trPr>
          <w:trHeight w:val="249"/>
        </w:trPr>
        <w:tc>
          <w:tcPr>
            <w:tcW w:w="0" w:type="auto"/>
            <w:shd w:val="clear" w:color="auto" w:fill="auto"/>
            <w:vAlign w:val="bottom"/>
          </w:tcPr>
          <w:p w:rsidR="00D3008D" w:rsidRPr="00476B1C" w:rsidRDefault="00D3008D" w:rsidP="00F82717">
            <w:pPr>
              <w:spacing w:after="0" w:line="360" w:lineRule="auto"/>
              <w:ind w:right="90"/>
              <w:jc w:val="center"/>
              <w:rPr>
                <w:rFonts w:ascii="Arial" w:hAnsi="Arial" w:cs="Arial"/>
                <w:i/>
                <w:iCs/>
                <w:sz w:val="20"/>
                <w:szCs w:val="20"/>
              </w:rPr>
            </w:pPr>
            <w:r w:rsidRPr="00476B1C">
              <w:rPr>
                <w:rFonts w:ascii="Arial" w:hAnsi="Arial" w:cs="Arial"/>
                <w:sz w:val="20"/>
                <w:szCs w:val="20"/>
              </w:rPr>
              <w:t xml:space="preserve">Fonte: </w:t>
            </w:r>
            <w:r w:rsidRPr="00476B1C">
              <w:rPr>
                <w:rFonts w:ascii="Arial" w:hAnsi="Arial" w:cs="Arial"/>
                <w:iCs/>
                <w:sz w:val="20"/>
                <w:szCs w:val="20"/>
              </w:rPr>
              <w:t>Elaborado pelo autor, 2013.</w:t>
            </w:r>
          </w:p>
        </w:tc>
      </w:tr>
    </w:tbl>
    <w:p w:rsidR="00D3008D" w:rsidRDefault="00D3008D" w:rsidP="00D3008D">
      <w:pPr>
        <w:spacing w:after="0" w:line="360" w:lineRule="auto"/>
        <w:ind w:firstLine="1134"/>
        <w:jc w:val="both"/>
        <w:rPr>
          <w:rFonts w:ascii="Arial" w:hAnsi="Arial" w:cs="Arial"/>
          <w:sz w:val="24"/>
          <w:szCs w:val="24"/>
        </w:rPr>
      </w:pPr>
    </w:p>
    <w:p w:rsidR="00D3008D" w:rsidRPr="0061354E" w:rsidRDefault="00D3008D" w:rsidP="00D3008D">
      <w:pPr>
        <w:spacing w:after="0" w:line="360" w:lineRule="auto"/>
        <w:ind w:firstLine="1134"/>
        <w:jc w:val="both"/>
        <w:rPr>
          <w:rFonts w:ascii="Arial" w:hAnsi="Arial" w:cs="Arial"/>
          <w:b/>
          <w:sz w:val="24"/>
          <w:szCs w:val="24"/>
        </w:rPr>
      </w:pPr>
      <w:r w:rsidRPr="0061354E">
        <w:rPr>
          <w:rFonts w:ascii="Arial" w:hAnsi="Arial" w:cs="Arial"/>
          <w:b/>
          <w:sz w:val="24"/>
          <w:szCs w:val="24"/>
        </w:rPr>
        <w:t xml:space="preserve">Questão nº 02 - Qual a sua idade? </w:t>
      </w:r>
    </w:p>
    <w:p w:rsidR="00D3008D" w:rsidRDefault="00D3008D" w:rsidP="00D3008D">
      <w:pPr>
        <w:pStyle w:val="Recuodecorpodetexto"/>
      </w:pPr>
      <w:r w:rsidRPr="00286914">
        <w:t>Os critérios para p</w:t>
      </w:r>
      <w:r>
        <w:t>reenchimento desta questão ofereciam</w:t>
      </w:r>
      <w:r w:rsidRPr="00286914">
        <w:t xml:space="preserve"> como opção de resposta: “11 a 20”, “21 a 30”, “31 a 40” e “41 a 50”. É possível verificar que a maior incidência dos foi registrada n</w:t>
      </w:r>
      <w:r>
        <w:t>o índice de</w:t>
      </w:r>
      <w:r w:rsidRPr="00286914">
        <w:t xml:space="preserve"> idade entre 21 a 30 anos, totalizando 62% dos </w:t>
      </w:r>
      <w:r>
        <w:t>respondedores</w:t>
      </w:r>
      <w:r w:rsidRPr="00286914">
        <w:t>. O segundo maior registro foi o de idade entre 11 e 20 anos. Não houve registros para alunos com idade entre 41 a 50 anos.</w:t>
      </w:r>
    </w:p>
    <w:p w:rsidR="00D3008D" w:rsidRDefault="00D3008D" w:rsidP="00D3008D">
      <w:pPr>
        <w:pStyle w:val="Legenda"/>
        <w:keepNext/>
      </w:pPr>
    </w:p>
    <w:tbl>
      <w:tblPr>
        <w:tblW w:w="5000" w:type="pct"/>
        <w:tblLook w:val="04A0" w:firstRow="1" w:lastRow="0" w:firstColumn="1" w:lastColumn="0" w:noHBand="0" w:noVBand="1"/>
      </w:tblPr>
      <w:tblGrid>
        <w:gridCol w:w="9287"/>
      </w:tblGrid>
      <w:tr w:rsidR="00D3008D" w:rsidRPr="00476B1C" w:rsidTr="00F82717">
        <w:tc>
          <w:tcPr>
            <w:tcW w:w="5000" w:type="pct"/>
            <w:shd w:val="clear" w:color="auto" w:fill="auto"/>
            <w:vAlign w:val="center"/>
          </w:tcPr>
          <w:p w:rsidR="00D3008D" w:rsidRPr="00D3008D" w:rsidRDefault="00D3008D" w:rsidP="00D3008D">
            <w:pPr>
              <w:keepNext/>
              <w:spacing w:after="0" w:line="240" w:lineRule="auto"/>
              <w:ind w:right="90"/>
              <w:jc w:val="center"/>
              <w:rPr>
                <w:rFonts w:ascii="Arial" w:hAnsi="Arial" w:cs="Arial"/>
                <w:sz w:val="20"/>
                <w:szCs w:val="20"/>
              </w:rPr>
            </w:pPr>
            <w:bookmarkStart w:id="77" w:name="_Toc371424588"/>
            <w:r w:rsidRPr="00D3008D">
              <w:rPr>
                <w:rFonts w:ascii="Arial" w:hAnsi="Arial" w:cs="Arial"/>
                <w:sz w:val="20"/>
                <w:szCs w:val="20"/>
              </w:rPr>
              <w:t xml:space="preserve">Figura </w:t>
            </w:r>
            <w:r w:rsidRPr="00D3008D">
              <w:rPr>
                <w:rFonts w:ascii="Arial" w:hAnsi="Arial" w:cs="Arial"/>
                <w:sz w:val="20"/>
                <w:szCs w:val="20"/>
              </w:rPr>
              <w:fldChar w:fldCharType="begin"/>
            </w:r>
            <w:r w:rsidRPr="00D3008D">
              <w:rPr>
                <w:rFonts w:ascii="Arial" w:hAnsi="Arial" w:cs="Arial"/>
                <w:sz w:val="20"/>
                <w:szCs w:val="20"/>
              </w:rPr>
              <w:instrText xml:space="preserve"> SEQ Figura \* ARABIC </w:instrText>
            </w:r>
            <w:r w:rsidRPr="00D3008D">
              <w:rPr>
                <w:rFonts w:ascii="Arial" w:hAnsi="Arial" w:cs="Arial"/>
                <w:sz w:val="20"/>
                <w:szCs w:val="20"/>
              </w:rPr>
              <w:fldChar w:fldCharType="separate"/>
            </w:r>
            <w:r w:rsidR="00107A83">
              <w:rPr>
                <w:rFonts w:ascii="Arial" w:hAnsi="Arial" w:cs="Arial"/>
                <w:noProof/>
                <w:sz w:val="20"/>
                <w:szCs w:val="20"/>
              </w:rPr>
              <w:t>19</w:t>
            </w:r>
            <w:r w:rsidRPr="00D3008D">
              <w:rPr>
                <w:rFonts w:ascii="Arial" w:hAnsi="Arial" w:cs="Arial"/>
                <w:sz w:val="20"/>
                <w:szCs w:val="20"/>
              </w:rPr>
              <w:fldChar w:fldCharType="end"/>
            </w:r>
            <w:r w:rsidRPr="00D3008D">
              <w:rPr>
                <w:rFonts w:ascii="Arial" w:hAnsi="Arial" w:cs="Arial"/>
                <w:sz w:val="20"/>
                <w:szCs w:val="20"/>
              </w:rPr>
              <w:t xml:space="preserve"> - Idade dos respondedores.</w:t>
            </w:r>
            <w:bookmarkEnd w:id="77"/>
          </w:p>
        </w:tc>
      </w:tr>
      <w:tr w:rsidR="00D3008D" w:rsidRPr="00476B1C" w:rsidTr="00F82717">
        <w:tc>
          <w:tcPr>
            <w:tcW w:w="5000" w:type="pct"/>
            <w:shd w:val="clear" w:color="auto" w:fill="auto"/>
          </w:tcPr>
          <w:p w:rsidR="00D3008D" w:rsidRPr="00476B1C" w:rsidRDefault="00143A85" w:rsidP="00D3008D">
            <w:pPr>
              <w:spacing w:after="0" w:line="240" w:lineRule="auto"/>
              <w:jc w:val="center"/>
              <w:rPr>
                <w:rFonts w:ascii="Arial" w:hAnsi="Arial" w:cs="Arial"/>
                <w:sz w:val="24"/>
                <w:szCs w:val="24"/>
              </w:rPr>
            </w:pPr>
            <w:r>
              <w:rPr>
                <w:noProof/>
                <w:lang w:eastAsia="pt-BR"/>
              </w:rPr>
              <w:drawing>
                <wp:inline distT="0" distB="0" distL="0" distR="0" wp14:anchorId="29DDC4CA" wp14:editId="3BD33B18">
                  <wp:extent cx="5353050" cy="2695575"/>
                  <wp:effectExtent l="0" t="0" r="0" b="0"/>
                  <wp:docPr id="1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695575"/>
                          </a:xfrm>
                          <a:prstGeom prst="rect">
                            <a:avLst/>
                          </a:prstGeom>
                          <a:noFill/>
                          <a:ln>
                            <a:noFill/>
                          </a:ln>
                        </pic:spPr>
                      </pic:pic>
                    </a:graphicData>
                  </a:graphic>
                </wp:inline>
              </w:drawing>
            </w:r>
          </w:p>
        </w:tc>
      </w:tr>
      <w:tr w:rsidR="00D3008D" w:rsidRPr="00476B1C" w:rsidTr="00F82717">
        <w:tc>
          <w:tcPr>
            <w:tcW w:w="5000" w:type="pct"/>
            <w:shd w:val="clear" w:color="auto" w:fill="auto"/>
          </w:tcPr>
          <w:p w:rsidR="00D3008D" w:rsidRPr="00476B1C" w:rsidRDefault="00D3008D" w:rsidP="00F82717">
            <w:pPr>
              <w:spacing w:after="0" w:line="240" w:lineRule="auto"/>
              <w:ind w:right="90"/>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after="0" w:line="360" w:lineRule="auto"/>
        <w:ind w:firstLine="1134"/>
        <w:jc w:val="both"/>
        <w:rPr>
          <w:sz w:val="24"/>
          <w:szCs w:val="24"/>
        </w:rPr>
      </w:pPr>
    </w:p>
    <w:p w:rsidR="00D3008D" w:rsidRDefault="00D3008D" w:rsidP="00D3008D">
      <w:pPr>
        <w:spacing w:after="0" w:line="360" w:lineRule="auto"/>
        <w:ind w:firstLine="1134"/>
        <w:jc w:val="both"/>
        <w:rPr>
          <w:sz w:val="24"/>
          <w:szCs w:val="24"/>
        </w:rPr>
      </w:pPr>
    </w:p>
    <w:p w:rsidR="00D3008D" w:rsidRPr="00D3008D" w:rsidRDefault="00D3008D" w:rsidP="00D3008D">
      <w:pPr>
        <w:pStyle w:val="Recuodecorpodetexto3"/>
        <w:ind w:left="0" w:firstLine="1134"/>
        <w:jc w:val="both"/>
        <w:rPr>
          <w:rFonts w:ascii="Arial" w:hAnsi="Arial" w:cs="Arial"/>
          <w:b/>
          <w:sz w:val="24"/>
          <w:szCs w:val="24"/>
        </w:rPr>
      </w:pPr>
      <w:r w:rsidRPr="00D3008D">
        <w:rPr>
          <w:rFonts w:ascii="Arial" w:hAnsi="Arial" w:cs="Arial"/>
          <w:b/>
          <w:sz w:val="24"/>
          <w:szCs w:val="24"/>
        </w:rPr>
        <w:t>Questão nº 03 - Ao visitar o site, qual a informação que deseja encontrar?</w:t>
      </w:r>
    </w:p>
    <w:p w:rsidR="00D3008D" w:rsidRDefault="00D3008D" w:rsidP="00D3008D">
      <w:pPr>
        <w:spacing w:after="0" w:line="360" w:lineRule="auto"/>
        <w:ind w:firstLine="1134"/>
        <w:jc w:val="both"/>
        <w:rPr>
          <w:rFonts w:ascii="Arial" w:hAnsi="Arial" w:cs="Arial"/>
          <w:sz w:val="24"/>
          <w:szCs w:val="24"/>
        </w:rPr>
      </w:pPr>
      <w:r w:rsidRPr="000D3ABC">
        <w:rPr>
          <w:rFonts w:ascii="Arial" w:hAnsi="Arial" w:cs="Arial"/>
          <w:sz w:val="24"/>
          <w:szCs w:val="24"/>
        </w:rPr>
        <w:t xml:space="preserve">Dentre as muitas opções de pesquisa, relatadas em seções anteriores deste artigo, foram escolhidos temas que consideravelmente possuiriam uma procura maior quanto ao interesse público, visto que as demais são de caráter Institucional da Prefeitura e seus serviços. </w:t>
      </w:r>
    </w:p>
    <w:p w:rsidR="00D3008D" w:rsidRDefault="00D3008D" w:rsidP="00D3008D">
      <w:pPr>
        <w:spacing w:after="0" w:line="360" w:lineRule="auto"/>
        <w:ind w:firstLine="1134"/>
        <w:jc w:val="both"/>
        <w:rPr>
          <w:rFonts w:ascii="Arial" w:hAnsi="Arial" w:cs="Arial"/>
          <w:sz w:val="24"/>
          <w:szCs w:val="24"/>
        </w:rPr>
      </w:pPr>
      <w:r w:rsidRPr="000D3ABC">
        <w:rPr>
          <w:rFonts w:ascii="Arial" w:hAnsi="Arial" w:cs="Arial"/>
          <w:sz w:val="24"/>
          <w:szCs w:val="24"/>
        </w:rPr>
        <w:t xml:space="preserve">Os </w:t>
      </w:r>
      <w:r>
        <w:rPr>
          <w:rFonts w:ascii="Arial" w:hAnsi="Arial" w:cs="Arial"/>
          <w:sz w:val="24"/>
          <w:szCs w:val="24"/>
        </w:rPr>
        <w:t>respondedores</w:t>
      </w:r>
      <w:r w:rsidRPr="000D3ABC">
        <w:rPr>
          <w:rFonts w:ascii="Arial" w:hAnsi="Arial" w:cs="Arial"/>
          <w:sz w:val="24"/>
          <w:szCs w:val="24"/>
        </w:rPr>
        <w:t xml:space="preserve"> possuíam como opções de pesquisa: “Editais de concursos”, “IPTU”, “ISSQN (imposto sobre serviços de qualquer natureza), história da cidade”, “oferta de emprego”</w:t>
      </w:r>
      <w:r>
        <w:rPr>
          <w:rFonts w:ascii="Arial" w:hAnsi="Arial" w:cs="Arial"/>
          <w:sz w:val="24"/>
          <w:szCs w:val="24"/>
        </w:rPr>
        <w:t xml:space="preserve"> e “Secretarias/Departamentos”.</w:t>
      </w:r>
    </w:p>
    <w:p w:rsidR="00D3008D" w:rsidRPr="005D7CB3" w:rsidRDefault="00D3008D" w:rsidP="00D3008D">
      <w:pPr>
        <w:spacing w:after="0" w:line="360" w:lineRule="auto"/>
        <w:ind w:firstLine="1134"/>
        <w:jc w:val="both"/>
        <w:rPr>
          <w:rFonts w:ascii="Arial" w:hAnsi="Arial" w:cs="Arial"/>
          <w:sz w:val="24"/>
          <w:szCs w:val="24"/>
        </w:rPr>
      </w:pPr>
      <w:r w:rsidRPr="000D3ABC">
        <w:rPr>
          <w:rFonts w:ascii="Arial" w:hAnsi="Arial" w:cs="Arial"/>
          <w:sz w:val="24"/>
          <w:szCs w:val="24"/>
        </w:rPr>
        <w:t xml:space="preserve">Dois dos itens de pesquisa que obtiveram mais procura foram Secretarias/Departamentos com 24% e editais de concursos, também somando 24% na primeira etapa da pesquisa realizada. A segunda maior busca foi a de oferta de </w:t>
      </w:r>
      <w:r w:rsidRPr="000D3ABC">
        <w:rPr>
          <w:rFonts w:ascii="Arial" w:hAnsi="Arial" w:cs="Arial"/>
          <w:sz w:val="24"/>
          <w:szCs w:val="24"/>
        </w:rPr>
        <w:lastRenderedPageBreak/>
        <w:t>emprego, que totalizou 22% e o menor índice foi o de ISSQN (Imposto sobre serviço de qualquer natureza) com 2% no total.</w:t>
      </w:r>
      <w:r w:rsidRPr="005D7CB3">
        <w:rPr>
          <w:sz w:val="24"/>
          <w:szCs w:val="24"/>
        </w:rPr>
        <w:t xml:space="preserve"> </w:t>
      </w:r>
    </w:p>
    <w:p w:rsidR="00D3008D" w:rsidRDefault="00D3008D" w:rsidP="00D3008D">
      <w:pPr>
        <w:spacing w:after="0" w:line="360" w:lineRule="auto"/>
        <w:jc w:val="both"/>
        <w:rPr>
          <w:rFonts w:ascii="Arial" w:hAnsi="Arial" w:cs="Arial"/>
          <w:sz w:val="24"/>
          <w:szCs w:val="24"/>
        </w:rPr>
      </w:pPr>
    </w:p>
    <w:tbl>
      <w:tblPr>
        <w:tblW w:w="0" w:type="auto"/>
        <w:tblLook w:val="04A0" w:firstRow="1" w:lastRow="0" w:firstColumn="1" w:lastColumn="0" w:noHBand="0" w:noVBand="1"/>
      </w:tblPr>
      <w:tblGrid>
        <w:gridCol w:w="8644"/>
      </w:tblGrid>
      <w:tr w:rsidR="00D3008D" w:rsidTr="00F82717">
        <w:tc>
          <w:tcPr>
            <w:tcW w:w="8644" w:type="dxa"/>
            <w:shd w:val="clear" w:color="auto" w:fill="auto"/>
            <w:vAlign w:val="center"/>
          </w:tcPr>
          <w:p w:rsidR="00D3008D" w:rsidRPr="00D3008D" w:rsidRDefault="00D3008D" w:rsidP="00D3008D">
            <w:pPr>
              <w:spacing w:after="0" w:line="240" w:lineRule="auto"/>
              <w:jc w:val="center"/>
              <w:rPr>
                <w:rFonts w:ascii="Arial" w:hAnsi="Arial" w:cs="Arial"/>
                <w:sz w:val="20"/>
                <w:szCs w:val="20"/>
              </w:rPr>
            </w:pPr>
            <w:bookmarkStart w:id="78" w:name="_Toc371424589"/>
            <w:r w:rsidRPr="00D3008D">
              <w:rPr>
                <w:rFonts w:ascii="Arial" w:hAnsi="Arial" w:cs="Arial"/>
                <w:sz w:val="20"/>
                <w:szCs w:val="20"/>
              </w:rPr>
              <w:t xml:space="preserve">Figura </w:t>
            </w:r>
            <w:r w:rsidRPr="00D3008D">
              <w:rPr>
                <w:rFonts w:ascii="Arial" w:hAnsi="Arial" w:cs="Arial"/>
                <w:sz w:val="20"/>
                <w:szCs w:val="20"/>
              </w:rPr>
              <w:fldChar w:fldCharType="begin"/>
            </w:r>
            <w:r w:rsidRPr="00D3008D">
              <w:rPr>
                <w:rFonts w:ascii="Arial" w:hAnsi="Arial" w:cs="Arial"/>
                <w:sz w:val="20"/>
                <w:szCs w:val="20"/>
              </w:rPr>
              <w:instrText xml:space="preserve"> SEQ Figura \* ARABIC </w:instrText>
            </w:r>
            <w:r w:rsidRPr="00D3008D">
              <w:rPr>
                <w:rFonts w:ascii="Arial" w:hAnsi="Arial" w:cs="Arial"/>
                <w:sz w:val="20"/>
                <w:szCs w:val="20"/>
              </w:rPr>
              <w:fldChar w:fldCharType="separate"/>
            </w:r>
            <w:r w:rsidR="00107A83">
              <w:rPr>
                <w:rFonts w:ascii="Arial" w:hAnsi="Arial" w:cs="Arial"/>
                <w:noProof/>
                <w:sz w:val="20"/>
                <w:szCs w:val="20"/>
              </w:rPr>
              <w:t>20</w:t>
            </w:r>
            <w:r w:rsidRPr="00D3008D">
              <w:rPr>
                <w:rFonts w:ascii="Arial" w:hAnsi="Arial" w:cs="Arial"/>
                <w:sz w:val="20"/>
                <w:szCs w:val="20"/>
              </w:rPr>
              <w:fldChar w:fldCharType="end"/>
            </w:r>
            <w:r w:rsidRPr="00D3008D">
              <w:rPr>
                <w:rFonts w:ascii="Arial" w:hAnsi="Arial" w:cs="Arial"/>
                <w:sz w:val="20"/>
                <w:szCs w:val="20"/>
              </w:rPr>
              <w:t xml:space="preserve"> - Informações para pesquisa no site da Prefeitura.</w:t>
            </w:r>
            <w:bookmarkEnd w:id="78"/>
          </w:p>
        </w:tc>
      </w:tr>
      <w:tr w:rsidR="00D3008D" w:rsidTr="00F82717">
        <w:tc>
          <w:tcPr>
            <w:tcW w:w="8644" w:type="dxa"/>
            <w:shd w:val="clear" w:color="auto" w:fill="auto"/>
            <w:vAlign w:val="center"/>
          </w:tcPr>
          <w:p w:rsidR="00D3008D" w:rsidRDefault="00143A85" w:rsidP="00D3008D">
            <w:pPr>
              <w:spacing w:after="0" w:line="240" w:lineRule="auto"/>
              <w:jc w:val="center"/>
            </w:pPr>
            <w:r>
              <w:rPr>
                <w:noProof/>
                <w:lang w:eastAsia="pt-BR"/>
              </w:rPr>
              <w:drawing>
                <wp:inline distT="0" distB="0" distL="0" distR="0" wp14:anchorId="318EED06" wp14:editId="5327C8D5">
                  <wp:extent cx="4391025" cy="26955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695575"/>
                          </a:xfrm>
                          <a:prstGeom prst="rect">
                            <a:avLst/>
                          </a:prstGeom>
                          <a:noFill/>
                          <a:ln>
                            <a:noFill/>
                          </a:ln>
                        </pic:spPr>
                      </pic:pic>
                    </a:graphicData>
                  </a:graphic>
                </wp:inline>
              </w:drawing>
            </w:r>
          </w:p>
        </w:tc>
      </w:tr>
      <w:tr w:rsidR="00D3008D" w:rsidTr="00F82717">
        <w:tc>
          <w:tcPr>
            <w:tcW w:w="8644" w:type="dxa"/>
            <w:shd w:val="clear" w:color="auto" w:fill="auto"/>
            <w:vAlign w:val="center"/>
          </w:tcPr>
          <w:p w:rsidR="00D3008D" w:rsidRPr="00476B1C" w:rsidRDefault="00D3008D" w:rsidP="00D3008D">
            <w:pPr>
              <w:spacing w:after="0" w:line="240" w:lineRule="auto"/>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after="0" w:line="360" w:lineRule="auto"/>
        <w:ind w:firstLine="1134"/>
        <w:jc w:val="both"/>
        <w:rPr>
          <w:rFonts w:ascii="Arial" w:hAnsi="Arial" w:cs="Arial"/>
          <w:sz w:val="24"/>
          <w:szCs w:val="24"/>
        </w:rPr>
      </w:pPr>
    </w:p>
    <w:p w:rsidR="00D3008D" w:rsidRDefault="00D3008D" w:rsidP="00D3008D">
      <w:pPr>
        <w:pStyle w:val="Recuodecorpodetexto3"/>
        <w:ind w:left="0" w:firstLine="1134"/>
        <w:rPr>
          <w:rFonts w:ascii="Arial" w:hAnsi="Arial" w:cs="Arial"/>
          <w:b/>
          <w:sz w:val="24"/>
          <w:szCs w:val="24"/>
        </w:rPr>
      </w:pPr>
    </w:p>
    <w:p w:rsidR="00D3008D" w:rsidRPr="00D3008D" w:rsidRDefault="00D3008D" w:rsidP="00D3008D">
      <w:pPr>
        <w:pStyle w:val="Recuodecorpodetexto3"/>
        <w:ind w:left="0" w:firstLine="1134"/>
        <w:rPr>
          <w:rFonts w:ascii="Arial" w:hAnsi="Arial" w:cs="Arial"/>
          <w:b/>
          <w:sz w:val="24"/>
          <w:szCs w:val="24"/>
        </w:rPr>
      </w:pPr>
      <w:r w:rsidRPr="00D3008D">
        <w:rPr>
          <w:rFonts w:ascii="Arial" w:hAnsi="Arial" w:cs="Arial"/>
          <w:b/>
          <w:sz w:val="24"/>
          <w:szCs w:val="24"/>
        </w:rPr>
        <w:t>Questão nº 04 - Você conseguiu encontrar a informação? Indique sua satisfação.</w:t>
      </w:r>
    </w:p>
    <w:p w:rsidR="00D3008D" w:rsidRDefault="00D3008D" w:rsidP="00D3008D">
      <w:pPr>
        <w:pStyle w:val="Recuodecorpodetexto"/>
      </w:pPr>
      <w:r w:rsidRPr="008279AD">
        <w:t>Nesta questão, os experimentadores, após fazerem a pesquisa segundo a opção escolhida na questão anterior, indicariam o grau de satisfação em relação aos resultados obtidos. Os índices de resposta eram de: “Muito insatisfeito”, “insatisfeito”, “satisfeito” e “muito insatisfeito”. As respostas que não se enquadram nestes quesitos são as correspondidas no critério de “outros”, ident</w:t>
      </w:r>
      <w:r>
        <w:t>ificada nesta imagem</w:t>
      </w:r>
      <w:r w:rsidRPr="008279AD">
        <w:t xml:space="preserve"> por “Não encontrei”. </w:t>
      </w:r>
    </w:p>
    <w:p w:rsidR="00D3008D" w:rsidRDefault="00D3008D" w:rsidP="00D3008D">
      <w:pPr>
        <w:pStyle w:val="Recuodecorpodetexto"/>
      </w:pPr>
      <w:r w:rsidRPr="008279AD">
        <w:t xml:space="preserve">A maior pontuação gerada foi a de 58% de satisfação entre os </w:t>
      </w:r>
      <w:r>
        <w:t>respondedores</w:t>
      </w:r>
      <w:r w:rsidRPr="008279AD">
        <w:t>, seguida de 23% de resultados insatisfeitos. No critério de “outros” somaram 2% de “Não encontrei” nos resultados.</w:t>
      </w:r>
    </w:p>
    <w:p w:rsidR="00D3008D" w:rsidRDefault="00D3008D" w:rsidP="00D3008D">
      <w:pPr>
        <w:spacing w:after="0" w:line="360" w:lineRule="auto"/>
        <w:ind w:firstLine="720"/>
        <w:jc w:val="both"/>
        <w:rPr>
          <w:rFonts w:ascii="Arial" w:hAnsi="Arial" w:cs="Arial"/>
          <w:sz w:val="24"/>
          <w:szCs w:val="24"/>
        </w:rPr>
      </w:pPr>
    </w:p>
    <w:p w:rsidR="00D3008D" w:rsidRDefault="00D3008D" w:rsidP="00D3008D">
      <w:pPr>
        <w:spacing w:after="0" w:line="360" w:lineRule="auto"/>
        <w:ind w:firstLine="720"/>
        <w:jc w:val="both"/>
        <w:rPr>
          <w:rFonts w:ascii="Arial" w:hAnsi="Arial" w:cs="Arial"/>
          <w:sz w:val="24"/>
          <w:szCs w:val="24"/>
        </w:rPr>
      </w:pPr>
    </w:p>
    <w:p w:rsidR="00D3008D" w:rsidRDefault="00D3008D" w:rsidP="00D3008D">
      <w:pPr>
        <w:spacing w:after="0" w:line="360" w:lineRule="auto"/>
        <w:ind w:firstLine="720"/>
        <w:jc w:val="both"/>
        <w:rPr>
          <w:rFonts w:ascii="Arial" w:hAnsi="Arial" w:cs="Arial"/>
          <w:sz w:val="24"/>
          <w:szCs w:val="24"/>
        </w:rPr>
      </w:pPr>
    </w:p>
    <w:p w:rsidR="00D3008D" w:rsidRDefault="00D3008D" w:rsidP="00D3008D">
      <w:pPr>
        <w:spacing w:after="0" w:line="360" w:lineRule="auto"/>
        <w:ind w:firstLine="720"/>
        <w:jc w:val="both"/>
        <w:rPr>
          <w:rFonts w:ascii="Arial" w:hAnsi="Arial" w:cs="Arial"/>
          <w:sz w:val="24"/>
          <w:szCs w:val="24"/>
        </w:rPr>
      </w:pPr>
    </w:p>
    <w:p w:rsidR="00D3008D" w:rsidRDefault="00D3008D" w:rsidP="00D3008D">
      <w:pPr>
        <w:spacing w:after="0" w:line="360" w:lineRule="auto"/>
        <w:ind w:firstLine="720"/>
        <w:jc w:val="both"/>
        <w:rPr>
          <w:rFonts w:ascii="Arial" w:hAnsi="Arial" w:cs="Arial"/>
          <w:sz w:val="24"/>
          <w:szCs w:val="24"/>
        </w:rPr>
      </w:pPr>
    </w:p>
    <w:p w:rsidR="00D3008D" w:rsidRPr="008279AD" w:rsidRDefault="00D3008D" w:rsidP="00D3008D">
      <w:pPr>
        <w:spacing w:after="0" w:line="360" w:lineRule="auto"/>
        <w:ind w:firstLine="720"/>
        <w:jc w:val="both"/>
        <w:rPr>
          <w:rFonts w:ascii="Arial" w:hAnsi="Arial" w:cs="Arial"/>
          <w:sz w:val="24"/>
          <w:szCs w:val="24"/>
        </w:rPr>
      </w:pPr>
    </w:p>
    <w:tbl>
      <w:tblPr>
        <w:tblW w:w="0" w:type="auto"/>
        <w:tblLook w:val="04A0" w:firstRow="1" w:lastRow="0" w:firstColumn="1" w:lastColumn="0" w:noHBand="0" w:noVBand="1"/>
      </w:tblPr>
      <w:tblGrid>
        <w:gridCol w:w="8644"/>
      </w:tblGrid>
      <w:tr w:rsidR="00D3008D" w:rsidTr="00D3008D">
        <w:trPr>
          <w:trHeight w:val="434"/>
        </w:trPr>
        <w:tc>
          <w:tcPr>
            <w:tcW w:w="8644" w:type="dxa"/>
            <w:shd w:val="clear" w:color="auto" w:fill="auto"/>
            <w:vAlign w:val="center"/>
          </w:tcPr>
          <w:p w:rsidR="00D3008D" w:rsidRPr="00D3008D" w:rsidRDefault="00D3008D" w:rsidP="00D3008D">
            <w:pPr>
              <w:spacing w:after="0" w:line="240" w:lineRule="auto"/>
              <w:jc w:val="center"/>
              <w:rPr>
                <w:rFonts w:ascii="Arial" w:hAnsi="Arial" w:cs="Arial"/>
                <w:sz w:val="20"/>
                <w:szCs w:val="20"/>
              </w:rPr>
            </w:pPr>
            <w:bookmarkStart w:id="79" w:name="_Toc371424590"/>
            <w:r w:rsidRPr="00D3008D">
              <w:rPr>
                <w:rFonts w:ascii="Arial" w:hAnsi="Arial" w:cs="Arial"/>
                <w:sz w:val="20"/>
                <w:szCs w:val="20"/>
              </w:rPr>
              <w:lastRenderedPageBreak/>
              <w:t xml:space="preserve">Figura </w:t>
            </w:r>
            <w:r w:rsidRPr="00D3008D">
              <w:rPr>
                <w:rFonts w:ascii="Arial" w:hAnsi="Arial" w:cs="Arial"/>
                <w:sz w:val="20"/>
                <w:szCs w:val="20"/>
              </w:rPr>
              <w:fldChar w:fldCharType="begin"/>
            </w:r>
            <w:r w:rsidRPr="00D3008D">
              <w:rPr>
                <w:rFonts w:ascii="Arial" w:hAnsi="Arial" w:cs="Arial"/>
                <w:sz w:val="20"/>
                <w:szCs w:val="20"/>
              </w:rPr>
              <w:instrText xml:space="preserve"> SEQ Figura \* ARABIC </w:instrText>
            </w:r>
            <w:r w:rsidRPr="00D3008D">
              <w:rPr>
                <w:rFonts w:ascii="Arial" w:hAnsi="Arial" w:cs="Arial"/>
                <w:sz w:val="20"/>
                <w:szCs w:val="20"/>
              </w:rPr>
              <w:fldChar w:fldCharType="separate"/>
            </w:r>
            <w:r w:rsidR="00107A83">
              <w:rPr>
                <w:rFonts w:ascii="Arial" w:hAnsi="Arial" w:cs="Arial"/>
                <w:noProof/>
                <w:sz w:val="20"/>
                <w:szCs w:val="20"/>
              </w:rPr>
              <w:t>21</w:t>
            </w:r>
            <w:r w:rsidRPr="00D3008D">
              <w:rPr>
                <w:rFonts w:ascii="Arial" w:hAnsi="Arial" w:cs="Arial"/>
                <w:sz w:val="20"/>
                <w:szCs w:val="20"/>
              </w:rPr>
              <w:fldChar w:fldCharType="end"/>
            </w:r>
            <w:r w:rsidRPr="00D3008D">
              <w:rPr>
                <w:rFonts w:ascii="Arial" w:hAnsi="Arial" w:cs="Arial"/>
                <w:sz w:val="20"/>
                <w:szCs w:val="20"/>
              </w:rPr>
              <w:t xml:space="preserve"> - Satisfação dos resultados obtidos pela busca.</w:t>
            </w:r>
            <w:bookmarkEnd w:id="79"/>
          </w:p>
        </w:tc>
      </w:tr>
      <w:tr w:rsidR="00D3008D" w:rsidTr="00D3008D">
        <w:tc>
          <w:tcPr>
            <w:tcW w:w="8644" w:type="dxa"/>
            <w:shd w:val="clear" w:color="auto" w:fill="auto"/>
            <w:vAlign w:val="bottom"/>
          </w:tcPr>
          <w:p w:rsidR="00D3008D" w:rsidRDefault="00143A85" w:rsidP="00D3008D">
            <w:pPr>
              <w:spacing w:after="0" w:line="240" w:lineRule="auto"/>
              <w:jc w:val="center"/>
            </w:pPr>
            <w:r>
              <w:rPr>
                <w:noProof/>
                <w:lang w:eastAsia="pt-BR"/>
              </w:rPr>
              <w:drawing>
                <wp:inline distT="0" distB="0" distL="0" distR="0" wp14:anchorId="3850826C" wp14:editId="03A84A6C">
                  <wp:extent cx="5324475" cy="2028825"/>
                  <wp:effectExtent l="0" t="0" r="0" b="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2028825"/>
                          </a:xfrm>
                          <a:prstGeom prst="rect">
                            <a:avLst/>
                          </a:prstGeom>
                          <a:noFill/>
                          <a:ln>
                            <a:noFill/>
                          </a:ln>
                        </pic:spPr>
                      </pic:pic>
                    </a:graphicData>
                  </a:graphic>
                </wp:inline>
              </w:drawing>
            </w:r>
          </w:p>
        </w:tc>
      </w:tr>
      <w:tr w:rsidR="00D3008D" w:rsidTr="00D3008D">
        <w:tc>
          <w:tcPr>
            <w:tcW w:w="8644" w:type="dxa"/>
            <w:shd w:val="clear" w:color="auto" w:fill="auto"/>
            <w:vAlign w:val="center"/>
          </w:tcPr>
          <w:p w:rsidR="00D3008D" w:rsidRPr="00476B1C" w:rsidRDefault="00D3008D" w:rsidP="00D3008D">
            <w:pPr>
              <w:spacing w:after="0" w:line="240" w:lineRule="auto"/>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after="0" w:line="360" w:lineRule="auto"/>
        <w:ind w:firstLine="1134"/>
      </w:pPr>
    </w:p>
    <w:p w:rsidR="00D3008D" w:rsidRPr="00D3008D" w:rsidRDefault="00D3008D" w:rsidP="00D3008D">
      <w:pPr>
        <w:pStyle w:val="Recuodecorpodetexto3"/>
        <w:ind w:left="0" w:firstLine="1134"/>
        <w:rPr>
          <w:rFonts w:ascii="Arial" w:hAnsi="Arial" w:cs="Arial"/>
          <w:b/>
          <w:sz w:val="24"/>
          <w:szCs w:val="24"/>
        </w:rPr>
      </w:pPr>
      <w:r w:rsidRPr="00D3008D">
        <w:rPr>
          <w:rFonts w:ascii="Arial" w:hAnsi="Arial" w:cs="Arial"/>
          <w:b/>
          <w:sz w:val="24"/>
          <w:szCs w:val="24"/>
        </w:rPr>
        <w:t>Questão nº 05 - Na sua visita, as informações estavam dispostas na página inicial ou na página secundária?</w:t>
      </w:r>
    </w:p>
    <w:p w:rsidR="00D3008D" w:rsidRDefault="00D3008D" w:rsidP="00D3008D">
      <w:pPr>
        <w:pStyle w:val="Recuodecorpodetexto"/>
      </w:pPr>
      <w:r w:rsidRPr="005B658E">
        <w:t xml:space="preserve">Nesta questão, os </w:t>
      </w:r>
      <w:r>
        <w:t>respondedores</w:t>
      </w:r>
      <w:r w:rsidRPr="005B658E">
        <w:t xml:space="preserve"> indicariam o grau de satisfação ao encontrar as informações que poderiam estar dispostas na página inicial bem como em páginas secundárias (páginas após o clique em menu. link ou pesquise no site). </w:t>
      </w:r>
    </w:p>
    <w:p w:rsidR="00D3008D" w:rsidRDefault="00D3008D" w:rsidP="00D3008D">
      <w:pPr>
        <w:pStyle w:val="Recuodecorpodetexto"/>
      </w:pPr>
      <w:r w:rsidRPr="005B658E">
        <w:t xml:space="preserve">Os critérios de resposta para essa questão eram: “Muito satisfeito”, “satisfeito”, “insatisfeito” e “muito insatisfeito”, tendo também a opção de “outro”, indicada na figura por “Sub-menu” e “Página secundária”. Estas respostas quanto a “outro” indicam respostas individuais de cada </w:t>
      </w:r>
      <w:r>
        <w:t>respondedores</w:t>
      </w:r>
      <w:r w:rsidRPr="005B658E">
        <w:t xml:space="preserve">, gerando assim, respostas a partir do “outro”, diferentes. </w:t>
      </w:r>
    </w:p>
    <w:p w:rsidR="00D3008D" w:rsidRDefault="00D3008D" w:rsidP="00D3008D">
      <w:pPr>
        <w:pStyle w:val="Recuodecorpodetexto"/>
      </w:pPr>
      <w:r w:rsidRPr="005B658E">
        <w:t>Os indicadores de maior resultado são os de “Satisfeito” com 48% e “Insatisfeito” com 35%. “Outros” no total si</w:t>
      </w:r>
      <w:r>
        <w:t>nalizaram 4%, divididos em 2% quanto a</w:t>
      </w:r>
      <w:r w:rsidRPr="005B658E">
        <w:t xml:space="preserve"> “Sub-menu” e 2% “Página secundária”.</w:t>
      </w:r>
    </w:p>
    <w:p w:rsidR="00A55E2C" w:rsidRDefault="00A55E2C" w:rsidP="00A55E2C">
      <w:pPr>
        <w:pStyle w:val="Legenda"/>
        <w:keepNext/>
        <w:spacing w:line="240" w:lineRule="auto"/>
      </w:pPr>
    </w:p>
    <w:p w:rsidR="00A55E2C" w:rsidRDefault="00A55E2C" w:rsidP="00A55E2C"/>
    <w:p w:rsidR="00A55E2C" w:rsidRDefault="00A55E2C" w:rsidP="00A55E2C"/>
    <w:p w:rsidR="00A55E2C" w:rsidRDefault="00A55E2C" w:rsidP="00A55E2C"/>
    <w:p w:rsidR="00A55E2C" w:rsidRDefault="00A55E2C" w:rsidP="00A55E2C"/>
    <w:p w:rsidR="00A55E2C" w:rsidRDefault="00A55E2C" w:rsidP="00A55E2C"/>
    <w:p w:rsidR="00A55E2C" w:rsidRDefault="00A55E2C" w:rsidP="00A55E2C"/>
    <w:p w:rsidR="00A55E2C" w:rsidRDefault="00A55E2C" w:rsidP="00A55E2C"/>
    <w:p w:rsidR="00A55E2C" w:rsidRPr="00A55E2C" w:rsidRDefault="00A55E2C" w:rsidP="00A55E2C"/>
    <w:tbl>
      <w:tblPr>
        <w:tblpPr w:leftFromText="142" w:rightFromText="142" w:vertAnchor="text" w:tblpXSpec="center" w:tblpY="1"/>
        <w:tblOverlap w:val="never"/>
        <w:tblW w:w="0" w:type="auto"/>
        <w:tblLook w:val="04A0" w:firstRow="1" w:lastRow="0" w:firstColumn="1" w:lastColumn="0" w:noHBand="0" w:noVBand="1"/>
      </w:tblPr>
      <w:tblGrid>
        <w:gridCol w:w="7611"/>
      </w:tblGrid>
      <w:tr w:rsidR="00D3008D" w:rsidRPr="00A55E2C" w:rsidTr="00F82717">
        <w:trPr>
          <w:trHeight w:val="412"/>
        </w:trPr>
        <w:tc>
          <w:tcPr>
            <w:tcW w:w="0" w:type="auto"/>
            <w:shd w:val="clear" w:color="auto" w:fill="auto"/>
            <w:vAlign w:val="center"/>
          </w:tcPr>
          <w:p w:rsidR="00D3008D" w:rsidRPr="00A55E2C" w:rsidRDefault="00A55E2C" w:rsidP="00A55E2C">
            <w:pPr>
              <w:pStyle w:val="Legenda"/>
              <w:spacing w:after="0" w:line="240" w:lineRule="auto"/>
              <w:jc w:val="center"/>
              <w:rPr>
                <w:rFonts w:ascii="Arial" w:hAnsi="Arial" w:cs="Arial"/>
                <w:b w:val="0"/>
                <w:bCs w:val="0"/>
                <w:color w:val="000000"/>
              </w:rPr>
            </w:pPr>
            <w:bookmarkStart w:id="80" w:name="_Toc371424591"/>
            <w:r w:rsidRPr="00A55E2C">
              <w:rPr>
                <w:rFonts w:ascii="Arial" w:hAnsi="Arial" w:cs="Arial"/>
                <w:b w:val="0"/>
              </w:rPr>
              <w:lastRenderedPageBreak/>
              <w:t xml:space="preserve">Figura </w:t>
            </w:r>
            <w:r w:rsidRPr="00A55E2C">
              <w:rPr>
                <w:rFonts w:ascii="Arial" w:hAnsi="Arial" w:cs="Arial"/>
                <w:b w:val="0"/>
              </w:rPr>
              <w:fldChar w:fldCharType="begin"/>
            </w:r>
            <w:r w:rsidRPr="00A55E2C">
              <w:rPr>
                <w:rFonts w:ascii="Arial" w:hAnsi="Arial" w:cs="Arial"/>
                <w:b w:val="0"/>
              </w:rPr>
              <w:instrText xml:space="preserve"> SEQ Figura \* ARABIC </w:instrText>
            </w:r>
            <w:r w:rsidRPr="00A55E2C">
              <w:rPr>
                <w:rFonts w:ascii="Arial" w:hAnsi="Arial" w:cs="Arial"/>
                <w:b w:val="0"/>
              </w:rPr>
              <w:fldChar w:fldCharType="separate"/>
            </w:r>
            <w:r w:rsidR="00107A83">
              <w:rPr>
                <w:rFonts w:ascii="Arial" w:hAnsi="Arial" w:cs="Arial"/>
                <w:b w:val="0"/>
                <w:noProof/>
              </w:rPr>
              <w:t>22</w:t>
            </w:r>
            <w:r w:rsidRPr="00A55E2C">
              <w:rPr>
                <w:rFonts w:ascii="Arial" w:hAnsi="Arial" w:cs="Arial"/>
                <w:b w:val="0"/>
              </w:rPr>
              <w:fldChar w:fldCharType="end"/>
            </w:r>
            <w:r w:rsidRPr="00A55E2C">
              <w:rPr>
                <w:rFonts w:ascii="Arial" w:hAnsi="Arial" w:cs="Arial"/>
                <w:b w:val="0"/>
              </w:rPr>
              <w:t xml:space="preserve"> - Satisfação dos resultados em página inicial e secundária.</w:t>
            </w:r>
            <w:bookmarkEnd w:id="80"/>
          </w:p>
        </w:tc>
      </w:tr>
      <w:tr w:rsidR="00D3008D" w:rsidRPr="00A55E2C" w:rsidTr="00F82717">
        <w:trPr>
          <w:trHeight w:val="3278"/>
        </w:trPr>
        <w:tc>
          <w:tcPr>
            <w:tcW w:w="0" w:type="auto"/>
            <w:shd w:val="clear" w:color="auto" w:fill="auto"/>
            <w:vAlign w:val="center"/>
          </w:tcPr>
          <w:p w:rsidR="00D3008D" w:rsidRPr="00A55E2C" w:rsidRDefault="00143A85" w:rsidP="00A55E2C">
            <w:pPr>
              <w:spacing w:line="240" w:lineRule="auto"/>
              <w:ind w:right="90"/>
              <w:jc w:val="center"/>
              <w:rPr>
                <w:rFonts w:ascii="Arial" w:hAnsi="Arial" w:cs="Arial"/>
                <w:sz w:val="20"/>
                <w:szCs w:val="20"/>
              </w:rPr>
            </w:pPr>
            <w:r>
              <w:rPr>
                <w:rFonts w:ascii="Arial" w:hAnsi="Arial" w:cs="Arial"/>
                <w:noProof/>
                <w:sz w:val="20"/>
                <w:szCs w:val="20"/>
                <w:lang w:eastAsia="pt-BR"/>
              </w:rPr>
              <w:drawing>
                <wp:inline distT="0" distB="0" distL="0" distR="0" wp14:anchorId="6A3BB4E6" wp14:editId="0F97C714">
                  <wp:extent cx="4638675" cy="2038350"/>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038350"/>
                          </a:xfrm>
                          <a:prstGeom prst="rect">
                            <a:avLst/>
                          </a:prstGeom>
                          <a:noFill/>
                          <a:ln>
                            <a:noFill/>
                          </a:ln>
                        </pic:spPr>
                      </pic:pic>
                    </a:graphicData>
                  </a:graphic>
                </wp:inline>
              </w:drawing>
            </w:r>
          </w:p>
        </w:tc>
      </w:tr>
      <w:tr w:rsidR="00D3008D" w:rsidRPr="00A55E2C" w:rsidTr="00F82717">
        <w:tc>
          <w:tcPr>
            <w:tcW w:w="0" w:type="auto"/>
            <w:shd w:val="clear" w:color="auto" w:fill="auto"/>
            <w:vAlign w:val="center"/>
          </w:tcPr>
          <w:p w:rsidR="00D3008D" w:rsidRPr="00A55E2C" w:rsidRDefault="00D3008D" w:rsidP="00A55E2C">
            <w:pPr>
              <w:spacing w:after="0" w:line="240" w:lineRule="auto"/>
              <w:ind w:right="90"/>
              <w:jc w:val="center"/>
              <w:rPr>
                <w:rFonts w:ascii="Arial" w:hAnsi="Arial" w:cs="Arial"/>
                <w:sz w:val="20"/>
                <w:szCs w:val="20"/>
              </w:rPr>
            </w:pPr>
            <w:r w:rsidRPr="00A55E2C">
              <w:rPr>
                <w:rFonts w:ascii="Arial" w:hAnsi="Arial" w:cs="Arial"/>
                <w:sz w:val="20"/>
                <w:szCs w:val="20"/>
              </w:rPr>
              <w:t>Fonte: Elaborado pelo autor, 2013.</w:t>
            </w:r>
          </w:p>
        </w:tc>
      </w:tr>
    </w:tbl>
    <w:p w:rsidR="00D3008D" w:rsidRPr="005B658E" w:rsidRDefault="00D3008D" w:rsidP="00D3008D">
      <w:pPr>
        <w:spacing w:line="360" w:lineRule="auto"/>
        <w:ind w:right="90"/>
        <w:jc w:val="both"/>
        <w:rPr>
          <w:rFonts w:ascii="Arial" w:hAnsi="Arial" w:cs="Arial"/>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D3008D">
      <w:pPr>
        <w:pStyle w:val="Recuodecorpodetexto3"/>
        <w:ind w:left="0" w:firstLine="1134"/>
        <w:rPr>
          <w:rFonts w:ascii="Arial" w:hAnsi="Arial" w:cs="Arial"/>
          <w:b/>
          <w:sz w:val="24"/>
          <w:szCs w:val="24"/>
        </w:rPr>
      </w:pPr>
    </w:p>
    <w:p w:rsidR="00A55E2C" w:rsidRDefault="00A55E2C" w:rsidP="00A55E2C">
      <w:pPr>
        <w:pStyle w:val="Recuodecorpodetexto3"/>
        <w:spacing w:line="360" w:lineRule="auto"/>
        <w:ind w:left="0" w:firstLine="1134"/>
        <w:rPr>
          <w:rFonts w:ascii="Arial" w:hAnsi="Arial" w:cs="Arial"/>
          <w:b/>
          <w:sz w:val="24"/>
          <w:szCs w:val="24"/>
        </w:rPr>
      </w:pPr>
    </w:p>
    <w:p w:rsidR="00A55E2C" w:rsidRDefault="00A55E2C" w:rsidP="00A55E2C">
      <w:pPr>
        <w:pStyle w:val="Recuodecorpodetexto3"/>
        <w:spacing w:line="360" w:lineRule="auto"/>
        <w:ind w:left="0" w:firstLine="1134"/>
        <w:rPr>
          <w:rFonts w:ascii="Arial" w:hAnsi="Arial" w:cs="Arial"/>
          <w:b/>
          <w:sz w:val="24"/>
          <w:szCs w:val="24"/>
        </w:rPr>
      </w:pPr>
    </w:p>
    <w:p w:rsidR="00A55E2C" w:rsidRDefault="00A55E2C" w:rsidP="00A55E2C">
      <w:pPr>
        <w:pStyle w:val="Recuodecorpodetexto3"/>
        <w:spacing w:line="360" w:lineRule="auto"/>
        <w:ind w:left="0" w:firstLine="1134"/>
        <w:rPr>
          <w:rFonts w:ascii="Arial" w:hAnsi="Arial" w:cs="Arial"/>
          <w:b/>
          <w:sz w:val="24"/>
          <w:szCs w:val="24"/>
        </w:rPr>
      </w:pPr>
    </w:p>
    <w:p w:rsidR="00D3008D" w:rsidRPr="00D3008D" w:rsidRDefault="00D3008D" w:rsidP="00A55E2C">
      <w:pPr>
        <w:pStyle w:val="Recuodecorpodetexto3"/>
        <w:spacing w:line="360" w:lineRule="auto"/>
        <w:ind w:left="0" w:firstLine="1134"/>
        <w:jc w:val="both"/>
        <w:rPr>
          <w:rFonts w:ascii="Arial" w:hAnsi="Arial" w:cs="Arial"/>
          <w:b/>
          <w:sz w:val="24"/>
          <w:szCs w:val="24"/>
        </w:rPr>
      </w:pPr>
      <w:r w:rsidRPr="00D3008D">
        <w:rPr>
          <w:rFonts w:ascii="Arial" w:hAnsi="Arial" w:cs="Arial"/>
          <w:b/>
          <w:sz w:val="24"/>
          <w:szCs w:val="24"/>
        </w:rPr>
        <w:t>Questão nº 06 - Qual foi a opção utilizada para encontrar as informações?</w:t>
      </w:r>
    </w:p>
    <w:p w:rsidR="00D3008D" w:rsidRDefault="00D3008D" w:rsidP="00D3008D">
      <w:pPr>
        <w:pStyle w:val="Recuodecorpodetexto"/>
      </w:pPr>
      <w:r w:rsidRPr="00D26538">
        <w:t xml:space="preserve">Nesta pergunta, ainda relacionada a opção de pesquisa da questão 3, os </w:t>
      </w:r>
      <w:r>
        <w:t>respondedores</w:t>
      </w:r>
      <w:r w:rsidRPr="00D26538">
        <w:t xml:space="preserve"> preencheriam o campo a que foi utilizado para obter os resultados da pesquisa efetuada. Para isto, foram dadas como </w:t>
      </w:r>
      <w:r>
        <w:t>alternativas de resposta: “Menu</w:t>
      </w:r>
      <w:r w:rsidRPr="00D26538">
        <w:t>”</w:t>
      </w:r>
      <w:r>
        <w:t>,</w:t>
      </w:r>
      <w:r w:rsidRPr="00D26538">
        <w:t xml:space="preserve"> “Link na página” e “Pesquise no site”. Dos 50 </w:t>
      </w:r>
      <w:r>
        <w:t>respondedores</w:t>
      </w:r>
      <w:r w:rsidRPr="00D26538">
        <w:t xml:space="preserve">, 64% utilizaram o “Menu” como meio de busca, obtendo o maior índice de uso. Já a opção de “Pesquise no site” ficou com 22% e a opção com o menor índice, de 14% foi a de “Link na página”. </w:t>
      </w:r>
    </w:p>
    <w:p w:rsidR="00D3008D" w:rsidRDefault="00D3008D" w:rsidP="00D3008D">
      <w:pPr>
        <w:spacing w:after="0" w:line="360" w:lineRule="auto"/>
      </w:pPr>
    </w:p>
    <w:tbl>
      <w:tblPr>
        <w:tblW w:w="0" w:type="auto"/>
        <w:jc w:val="center"/>
        <w:tblLook w:val="04A0" w:firstRow="1" w:lastRow="0" w:firstColumn="1" w:lastColumn="0" w:noHBand="0" w:noVBand="1"/>
      </w:tblPr>
      <w:tblGrid>
        <w:gridCol w:w="8689"/>
      </w:tblGrid>
      <w:tr w:rsidR="00D3008D" w:rsidTr="00F82717">
        <w:trPr>
          <w:trHeight w:val="237"/>
          <w:jc w:val="center"/>
        </w:trPr>
        <w:tc>
          <w:tcPr>
            <w:tcW w:w="8689" w:type="dxa"/>
            <w:shd w:val="clear" w:color="auto" w:fill="auto"/>
            <w:vAlign w:val="center"/>
          </w:tcPr>
          <w:p w:rsidR="00D3008D" w:rsidRPr="00A55E2C" w:rsidRDefault="00A55E2C" w:rsidP="00A55E2C">
            <w:pPr>
              <w:pStyle w:val="Legenda"/>
              <w:spacing w:after="0"/>
              <w:jc w:val="center"/>
              <w:rPr>
                <w:rFonts w:ascii="Arial" w:hAnsi="Arial" w:cs="Arial"/>
                <w:b w:val="0"/>
              </w:rPr>
            </w:pPr>
            <w:bookmarkStart w:id="81" w:name="_Toc371424592"/>
            <w:r w:rsidRPr="00A55E2C">
              <w:rPr>
                <w:rFonts w:ascii="Arial" w:hAnsi="Arial" w:cs="Arial"/>
                <w:b w:val="0"/>
              </w:rPr>
              <w:t xml:space="preserve">Figura </w:t>
            </w:r>
            <w:r w:rsidRPr="00A55E2C">
              <w:rPr>
                <w:rFonts w:ascii="Arial" w:hAnsi="Arial" w:cs="Arial"/>
                <w:b w:val="0"/>
              </w:rPr>
              <w:fldChar w:fldCharType="begin"/>
            </w:r>
            <w:r w:rsidRPr="00A55E2C">
              <w:rPr>
                <w:rFonts w:ascii="Arial" w:hAnsi="Arial" w:cs="Arial"/>
                <w:b w:val="0"/>
              </w:rPr>
              <w:instrText xml:space="preserve"> SEQ Figura \* ARABIC </w:instrText>
            </w:r>
            <w:r w:rsidRPr="00A55E2C">
              <w:rPr>
                <w:rFonts w:ascii="Arial" w:hAnsi="Arial" w:cs="Arial"/>
                <w:b w:val="0"/>
              </w:rPr>
              <w:fldChar w:fldCharType="separate"/>
            </w:r>
            <w:r w:rsidR="00107A83">
              <w:rPr>
                <w:rFonts w:ascii="Arial" w:hAnsi="Arial" w:cs="Arial"/>
                <w:b w:val="0"/>
                <w:noProof/>
              </w:rPr>
              <w:t>23</w:t>
            </w:r>
            <w:r w:rsidRPr="00A55E2C">
              <w:rPr>
                <w:rFonts w:ascii="Arial" w:hAnsi="Arial" w:cs="Arial"/>
                <w:b w:val="0"/>
              </w:rPr>
              <w:fldChar w:fldCharType="end"/>
            </w:r>
            <w:r w:rsidRPr="00A55E2C">
              <w:rPr>
                <w:rFonts w:ascii="Arial" w:hAnsi="Arial" w:cs="Arial"/>
                <w:b w:val="0"/>
              </w:rPr>
              <w:t xml:space="preserve"> - Opção utilizada ao procurar informações.</w:t>
            </w:r>
            <w:bookmarkEnd w:id="81"/>
          </w:p>
        </w:tc>
      </w:tr>
      <w:tr w:rsidR="00D3008D" w:rsidTr="00F82717">
        <w:trPr>
          <w:trHeight w:val="3375"/>
          <w:jc w:val="center"/>
        </w:trPr>
        <w:tc>
          <w:tcPr>
            <w:tcW w:w="8689" w:type="dxa"/>
            <w:shd w:val="clear" w:color="auto" w:fill="auto"/>
          </w:tcPr>
          <w:p w:rsidR="00D3008D" w:rsidRDefault="00143A85" w:rsidP="00A55E2C">
            <w:pPr>
              <w:spacing w:after="0" w:line="240" w:lineRule="auto"/>
            </w:pPr>
            <w:r>
              <w:rPr>
                <w:noProof/>
                <w:lang w:eastAsia="pt-BR"/>
              </w:rPr>
              <w:drawing>
                <wp:anchor distT="0" distB="0" distL="114300" distR="114300" simplePos="0" relativeHeight="251660288" behindDoc="0" locked="0" layoutInCell="1" allowOverlap="1" wp14:anchorId="4CBD16D8" wp14:editId="0D222860">
                  <wp:simplePos x="0" y="0"/>
                  <wp:positionH relativeFrom="margin">
                    <wp:posOffset>20320</wp:posOffset>
                  </wp:positionH>
                  <wp:positionV relativeFrom="margin">
                    <wp:posOffset>47625</wp:posOffset>
                  </wp:positionV>
                  <wp:extent cx="5324475" cy="2009775"/>
                  <wp:effectExtent l="0" t="0" r="0" b="0"/>
                  <wp:wrapSquare wrapText="bothSides"/>
                  <wp:docPr id="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008D" w:rsidTr="00F82717">
        <w:trPr>
          <w:trHeight w:val="238"/>
          <w:jc w:val="center"/>
        </w:trPr>
        <w:tc>
          <w:tcPr>
            <w:tcW w:w="8689" w:type="dxa"/>
            <w:shd w:val="clear" w:color="auto" w:fill="auto"/>
          </w:tcPr>
          <w:p w:rsidR="00D3008D" w:rsidRPr="00476B1C" w:rsidRDefault="00D3008D" w:rsidP="00F82717">
            <w:pPr>
              <w:spacing w:line="240" w:lineRule="auto"/>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after="0" w:line="360" w:lineRule="auto"/>
      </w:pPr>
    </w:p>
    <w:p w:rsidR="00D3008D" w:rsidRPr="00CF6350" w:rsidRDefault="00D3008D" w:rsidP="00D3008D">
      <w:pPr>
        <w:spacing w:after="0" w:line="360" w:lineRule="auto"/>
        <w:ind w:firstLine="1134"/>
        <w:jc w:val="both"/>
        <w:rPr>
          <w:rFonts w:ascii="Arial" w:hAnsi="Arial" w:cs="Arial"/>
          <w:b/>
          <w:sz w:val="24"/>
          <w:szCs w:val="24"/>
        </w:rPr>
      </w:pPr>
      <w:r w:rsidRPr="00CF6350">
        <w:rPr>
          <w:rFonts w:ascii="Arial" w:hAnsi="Arial" w:cs="Arial"/>
          <w:b/>
          <w:sz w:val="24"/>
          <w:szCs w:val="24"/>
        </w:rPr>
        <w:lastRenderedPageBreak/>
        <w:t>Questão nº 07 - As informações encontradas e as dadas como resultados foram claras e suficientes?</w:t>
      </w:r>
    </w:p>
    <w:p w:rsidR="00D3008D" w:rsidRPr="00797071" w:rsidRDefault="00D3008D" w:rsidP="00D3008D">
      <w:pPr>
        <w:pStyle w:val="Recuodecorpodetexto"/>
      </w:pPr>
      <w:r w:rsidRPr="00797071">
        <w:t xml:space="preserve">Nesta questão, cada </w:t>
      </w:r>
      <w:r>
        <w:t>respondedor</w:t>
      </w:r>
      <w:r w:rsidRPr="00797071">
        <w:t xml:space="preserve"> escolheria a opção de satisfação segundo os resultados de busca. Poderiam ser utilizados como escolha: “Muito satisfeito”, “satisfeito”, “insatisfeito” e “muito insatisfeito” por cada </w:t>
      </w:r>
      <w:r>
        <w:t>respondedor</w:t>
      </w:r>
      <w:r w:rsidRPr="00797071">
        <w:t>. Os índices apontam como maior resultado a opção de “Satisfeito” com 48% e 38% para “insatisfeito”, o menor índice foi o de “Muito satisfeito”, com apenas 6%.</w:t>
      </w:r>
    </w:p>
    <w:p w:rsidR="00D3008D" w:rsidRDefault="00D3008D" w:rsidP="00D3008D">
      <w:pPr>
        <w:spacing w:after="0" w:line="360" w:lineRule="auto"/>
        <w:jc w:val="both"/>
        <w:rPr>
          <w:sz w:val="24"/>
          <w:szCs w:val="24"/>
        </w:rPr>
      </w:pPr>
    </w:p>
    <w:tbl>
      <w:tblPr>
        <w:tblW w:w="0" w:type="auto"/>
        <w:jc w:val="center"/>
        <w:tblLook w:val="04A0" w:firstRow="1" w:lastRow="0" w:firstColumn="1" w:lastColumn="0" w:noHBand="0" w:noVBand="1"/>
      </w:tblPr>
      <w:tblGrid>
        <w:gridCol w:w="8644"/>
      </w:tblGrid>
      <w:tr w:rsidR="00D3008D" w:rsidRPr="00476B1C" w:rsidTr="00F82717">
        <w:trPr>
          <w:jc w:val="center"/>
        </w:trPr>
        <w:tc>
          <w:tcPr>
            <w:tcW w:w="8644" w:type="dxa"/>
            <w:shd w:val="clear" w:color="auto" w:fill="auto"/>
            <w:vAlign w:val="center"/>
          </w:tcPr>
          <w:p w:rsidR="00D3008D" w:rsidRPr="00A55E2C" w:rsidRDefault="00A55E2C" w:rsidP="00A55E2C">
            <w:pPr>
              <w:pStyle w:val="Legenda"/>
              <w:spacing w:after="0"/>
              <w:jc w:val="center"/>
              <w:rPr>
                <w:rFonts w:ascii="Arial" w:hAnsi="Arial" w:cs="Arial"/>
                <w:b w:val="0"/>
                <w:bCs w:val="0"/>
                <w:color w:val="000000"/>
              </w:rPr>
            </w:pPr>
            <w:bookmarkStart w:id="82" w:name="_Toc371424593"/>
            <w:r w:rsidRPr="00A55E2C">
              <w:rPr>
                <w:rFonts w:ascii="Arial" w:hAnsi="Arial" w:cs="Arial"/>
                <w:b w:val="0"/>
              </w:rPr>
              <w:t xml:space="preserve">Figura </w:t>
            </w:r>
            <w:r w:rsidRPr="00A55E2C">
              <w:rPr>
                <w:rFonts w:ascii="Arial" w:hAnsi="Arial" w:cs="Arial"/>
                <w:b w:val="0"/>
              </w:rPr>
              <w:fldChar w:fldCharType="begin"/>
            </w:r>
            <w:r w:rsidRPr="00A55E2C">
              <w:rPr>
                <w:rFonts w:ascii="Arial" w:hAnsi="Arial" w:cs="Arial"/>
                <w:b w:val="0"/>
              </w:rPr>
              <w:instrText xml:space="preserve"> SEQ Figura \* ARABIC </w:instrText>
            </w:r>
            <w:r w:rsidRPr="00A55E2C">
              <w:rPr>
                <w:rFonts w:ascii="Arial" w:hAnsi="Arial" w:cs="Arial"/>
                <w:b w:val="0"/>
              </w:rPr>
              <w:fldChar w:fldCharType="separate"/>
            </w:r>
            <w:r w:rsidR="00107A83">
              <w:rPr>
                <w:rFonts w:ascii="Arial" w:hAnsi="Arial" w:cs="Arial"/>
                <w:b w:val="0"/>
                <w:noProof/>
              </w:rPr>
              <w:t>24</w:t>
            </w:r>
            <w:r w:rsidRPr="00A55E2C">
              <w:rPr>
                <w:rFonts w:ascii="Arial" w:hAnsi="Arial" w:cs="Arial"/>
                <w:b w:val="0"/>
              </w:rPr>
              <w:fldChar w:fldCharType="end"/>
            </w:r>
            <w:r w:rsidRPr="00A55E2C">
              <w:rPr>
                <w:rFonts w:ascii="Arial" w:hAnsi="Arial" w:cs="Arial"/>
                <w:b w:val="0"/>
              </w:rPr>
              <w:t xml:space="preserve"> - Grau de satisfação ao obter o resultado da pesquisa.</w:t>
            </w:r>
            <w:bookmarkEnd w:id="82"/>
          </w:p>
        </w:tc>
      </w:tr>
      <w:tr w:rsidR="00D3008D" w:rsidRPr="00476B1C" w:rsidTr="00F82717">
        <w:trPr>
          <w:trHeight w:val="2973"/>
          <w:jc w:val="center"/>
        </w:trPr>
        <w:tc>
          <w:tcPr>
            <w:tcW w:w="8644" w:type="dxa"/>
            <w:shd w:val="clear" w:color="auto" w:fill="auto"/>
            <w:vAlign w:val="center"/>
          </w:tcPr>
          <w:p w:rsidR="00D3008D" w:rsidRPr="00476B1C" w:rsidRDefault="00143A85" w:rsidP="00F82717">
            <w:pPr>
              <w:spacing w:after="0" w:line="240" w:lineRule="auto"/>
              <w:ind w:right="90"/>
              <w:rPr>
                <w:sz w:val="24"/>
                <w:szCs w:val="24"/>
              </w:rPr>
            </w:pPr>
            <w:r>
              <w:rPr>
                <w:noProof/>
                <w:lang w:eastAsia="pt-BR"/>
              </w:rPr>
              <w:drawing>
                <wp:anchor distT="0" distB="0" distL="114300" distR="114300" simplePos="0" relativeHeight="251661312" behindDoc="0" locked="0" layoutInCell="1" allowOverlap="1" wp14:anchorId="72739E6C" wp14:editId="5891943D">
                  <wp:simplePos x="0" y="0"/>
                  <wp:positionH relativeFrom="margin">
                    <wp:posOffset>13335</wp:posOffset>
                  </wp:positionH>
                  <wp:positionV relativeFrom="margin">
                    <wp:posOffset>47625</wp:posOffset>
                  </wp:positionV>
                  <wp:extent cx="5324475" cy="1762125"/>
                  <wp:effectExtent l="0" t="0" r="0" b="0"/>
                  <wp:wrapSquare wrapText="bothSides"/>
                  <wp:docPr id="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008D" w:rsidRPr="00476B1C" w:rsidTr="00F82717">
        <w:trPr>
          <w:jc w:val="center"/>
        </w:trPr>
        <w:tc>
          <w:tcPr>
            <w:tcW w:w="8644" w:type="dxa"/>
            <w:shd w:val="clear" w:color="auto" w:fill="auto"/>
            <w:vAlign w:val="center"/>
          </w:tcPr>
          <w:p w:rsidR="00D3008D" w:rsidRPr="00476B1C" w:rsidRDefault="00D3008D" w:rsidP="00F82717">
            <w:pPr>
              <w:spacing w:after="0" w:line="240" w:lineRule="auto"/>
              <w:ind w:right="90"/>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after="0" w:line="360" w:lineRule="auto"/>
        <w:jc w:val="both"/>
        <w:rPr>
          <w:sz w:val="24"/>
          <w:szCs w:val="24"/>
        </w:rPr>
      </w:pPr>
    </w:p>
    <w:p w:rsidR="00D3008D" w:rsidRPr="00CF6350" w:rsidRDefault="00D3008D" w:rsidP="00D3008D">
      <w:pPr>
        <w:spacing w:after="0" w:line="360" w:lineRule="auto"/>
        <w:ind w:firstLine="851"/>
        <w:jc w:val="both"/>
        <w:rPr>
          <w:rFonts w:ascii="Arial" w:hAnsi="Arial" w:cs="Arial"/>
          <w:b/>
          <w:sz w:val="24"/>
          <w:szCs w:val="24"/>
        </w:rPr>
      </w:pPr>
      <w:r w:rsidRPr="00CF6350">
        <w:rPr>
          <w:rFonts w:ascii="Arial" w:hAnsi="Arial" w:cs="Arial"/>
          <w:b/>
          <w:sz w:val="24"/>
          <w:szCs w:val="24"/>
        </w:rPr>
        <w:t>Questão nº 08 - O site disponibiliza de alguma informação que sirva como ajuda?</w:t>
      </w:r>
    </w:p>
    <w:p w:rsidR="00D3008D" w:rsidRDefault="00D3008D" w:rsidP="00D3008D">
      <w:pPr>
        <w:spacing w:after="0" w:line="360" w:lineRule="auto"/>
        <w:ind w:firstLine="851"/>
        <w:jc w:val="both"/>
        <w:rPr>
          <w:rFonts w:ascii="Arial" w:hAnsi="Arial" w:cs="Arial"/>
          <w:sz w:val="24"/>
          <w:szCs w:val="24"/>
        </w:rPr>
      </w:pPr>
      <w:r w:rsidRPr="00112444">
        <w:rPr>
          <w:rFonts w:ascii="Arial" w:hAnsi="Arial" w:cs="Arial"/>
          <w:sz w:val="24"/>
          <w:szCs w:val="24"/>
        </w:rPr>
        <w:t>Nessa questão, o</w:t>
      </w:r>
      <w:r>
        <w:rPr>
          <w:rFonts w:ascii="Arial" w:hAnsi="Arial" w:cs="Arial"/>
          <w:sz w:val="24"/>
          <w:szCs w:val="24"/>
        </w:rPr>
        <w:t>s</w:t>
      </w:r>
      <w:r w:rsidRPr="00112444">
        <w:rPr>
          <w:rFonts w:ascii="Arial" w:hAnsi="Arial" w:cs="Arial"/>
          <w:sz w:val="24"/>
          <w:szCs w:val="24"/>
        </w:rPr>
        <w:t xml:space="preserve"> </w:t>
      </w:r>
      <w:r>
        <w:rPr>
          <w:rFonts w:ascii="Arial" w:hAnsi="Arial" w:cs="Arial"/>
          <w:sz w:val="24"/>
          <w:szCs w:val="24"/>
        </w:rPr>
        <w:t>respondedores</w:t>
      </w:r>
      <w:r w:rsidRPr="00112444">
        <w:rPr>
          <w:rFonts w:ascii="Arial" w:hAnsi="Arial" w:cs="Arial"/>
          <w:sz w:val="24"/>
          <w:szCs w:val="24"/>
        </w:rPr>
        <w:t xml:space="preserve"> poderia</w:t>
      </w:r>
      <w:r>
        <w:rPr>
          <w:rFonts w:ascii="Arial" w:hAnsi="Arial" w:cs="Arial"/>
          <w:sz w:val="24"/>
          <w:szCs w:val="24"/>
        </w:rPr>
        <w:t>m</w:t>
      </w:r>
      <w:r w:rsidRPr="00112444">
        <w:rPr>
          <w:rFonts w:ascii="Arial" w:hAnsi="Arial" w:cs="Arial"/>
          <w:sz w:val="24"/>
          <w:szCs w:val="24"/>
        </w:rPr>
        <w:t xml:space="preserve"> indicar se o site disponibilizou alguma informação que servisse de ajuda em algum momento da pesquisa referente ao conteúdo escolhido para pesquisa na questão 03. </w:t>
      </w:r>
    </w:p>
    <w:p w:rsidR="00D3008D" w:rsidRDefault="00D3008D" w:rsidP="00D3008D">
      <w:pPr>
        <w:spacing w:after="0" w:line="360" w:lineRule="auto"/>
        <w:ind w:firstLine="851"/>
        <w:jc w:val="both"/>
        <w:rPr>
          <w:rFonts w:ascii="Arial" w:hAnsi="Arial" w:cs="Arial"/>
          <w:sz w:val="24"/>
          <w:szCs w:val="24"/>
        </w:rPr>
      </w:pPr>
      <w:r w:rsidRPr="00112444">
        <w:rPr>
          <w:rFonts w:ascii="Arial" w:hAnsi="Arial" w:cs="Arial"/>
          <w:sz w:val="24"/>
          <w:szCs w:val="24"/>
        </w:rPr>
        <w:t xml:space="preserve">As </w:t>
      </w:r>
      <w:r>
        <w:rPr>
          <w:rFonts w:ascii="Arial" w:hAnsi="Arial" w:cs="Arial"/>
          <w:sz w:val="24"/>
          <w:szCs w:val="24"/>
        </w:rPr>
        <w:t>opções de respostas eram dicotômicas</w:t>
      </w:r>
      <w:r w:rsidRPr="00112444">
        <w:rPr>
          <w:rFonts w:ascii="Arial" w:hAnsi="Arial" w:cs="Arial"/>
          <w:sz w:val="24"/>
          <w:szCs w:val="24"/>
        </w:rPr>
        <w:t xml:space="preserve">, “Sim” e “Não”. </w:t>
      </w:r>
    </w:p>
    <w:p w:rsidR="00D3008D" w:rsidRPr="00112444" w:rsidRDefault="00D3008D" w:rsidP="00D3008D">
      <w:pPr>
        <w:spacing w:after="0" w:line="360" w:lineRule="auto"/>
        <w:ind w:firstLine="851"/>
        <w:jc w:val="both"/>
        <w:rPr>
          <w:rFonts w:ascii="Arial" w:hAnsi="Arial" w:cs="Arial"/>
          <w:sz w:val="24"/>
          <w:szCs w:val="24"/>
        </w:rPr>
      </w:pPr>
      <w:r w:rsidRPr="00112444">
        <w:rPr>
          <w:rFonts w:ascii="Arial" w:hAnsi="Arial" w:cs="Arial"/>
          <w:sz w:val="24"/>
          <w:szCs w:val="24"/>
        </w:rPr>
        <w:t xml:space="preserve">Segundo os </w:t>
      </w:r>
      <w:r>
        <w:rPr>
          <w:rFonts w:ascii="Arial" w:hAnsi="Arial" w:cs="Arial"/>
          <w:sz w:val="24"/>
          <w:szCs w:val="24"/>
        </w:rPr>
        <w:t>respondedores</w:t>
      </w:r>
      <w:r w:rsidRPr="00112444">
        <w:rPr>
          <w:rFonts w:ascii="Arial" w:hAnsi="Arial" w:cs="Arial"/>
          <w:sz w:val="24"/>
          <w:szCs w:val="24"/>
        </w:rPr>
        <w:t>, o site não possuía informações de ajuda, tornando a resposta de “Não”, com 54%, a mais pontuada, deixando “Sim” com 46% do público.</w:t>
      </w:r>
    </w:p>
    <w:p w:rsidR="00A55E2C" w:rsidRDefault="00A55E2C" w:rsidP="00A55E2C">
      <w:pPr>
        <w:pStyle w:val="Legenda"/>
        <w:keepNext/>
      </w:pPr>
    </w:p>
    <w:p w:rsidR="00A55E2C" w:rsidRDefault="00A55E2C" w:rsidP="00A55E2C"/>
    <w:p w:rsidR="00A55E2C" w:rsidRDefault="00A55E2C" w:rsidP="00A55E2C"/>
    <w:p w:rsidR="00A55E2C" w:rsidRDefault="00A55E2C" w:rsidP="00A55E2C"/>
    <w:p w:rsidR="00A55E2C" w:rsidRDefault="00A55E2C" w:rsidP="00A55E2C"/>
    <w:p w:rsidR="00A55E2C" w:rsidRPr="00A55E2C" w:rsidRDefault="00A55E2C" w:rsidP="00A55E2C"/>
    <w:tbl>
      <w:tblPr>
        <w:tblW w:w="0" w:type="auto"/>
        <w:jc w:val="center"/>
        <w:tblLook w:val="04A0" w:firstRow="1" w:lastRow="0" w:firstColumn="1" w:lastColumn="0" w:noHBand="0" w:noVBand="1"/>
      </w:tblPr>
      <w:tblGrid>
        <w:gridCol w:w="8691"/>
      </w:tblGrid>
      <w:tr w:rsidR="00D3008D" w:rsidRPr="00476B1C" w:rsidTr="00A55E2C">
        <w:trPr>
          <w:jc w:val="center"/>
        </w:trPr>
        <w:tc>
          <w:tcPr>
            <w:tcW w:w="8691" w:type="dxa"/>
            <w:shd w:val="clear" w:color="auto" w:fill="auto"/>
            <w:vAlign w:val="center"/>
          </w:tcPr>
          <w:p w:rsidR="00D3008D" w:rsidRPr="00A55E2C" w:rsidRDefault="00A55E2C" w:rsidP="00A55E2C">
            <w:pPr>
              <w:pStyle w:val="Legenda"/>
              <w:spacing w:after="0"/>
              <w:jc w:val="center"/>
              <w:rPr>
                <w:rFonts w:ascii="Arial" w:hAnsi="Arial" w:cs="Arial"/>
                <w:b w:val="0"/>
                <w:bCs w:val="0"/>
                <w:color w:val="000000"/>
              </w:rPr>
            </w:pPr>
            <w:bookmarkStart w:id="83" w:name="_Toc371424594"/>
            <w:r w:rsidRPr="00A55E2C">
              <w:rPr>
                <w:rFonts w:ascii="Arial" w:hAnsi="Arial" w:cs="Arial"/>
                <w:b w:val="0"/>
              </w:rPr>
              <w:lastRenderedPageBreak/>
              <w:t xml:space="preserve">Figura </w:t>
            </w:r>
            <w:r w:rsidRPr="00A55E2C">
              <w:rPr>
                <w:rFonts w:ascii="Arial" w:hAnsi="Arial" w:cs="Arial"/>
                <w:b w:val="0"/>
              </w:rPr>
              <w:fldChar w:fldCharType="begin"/>
            </w:r>
            <w:r w:rsidRPr="00A55E2C">
              <w:rPr>
                <w:rFonts w:ascii="Arial" w:hAnsi="Arial" w:cs="Arial"/>
                <w:b w:val="0"/>
              </w:rPr>
              <w:instrText xml:space="preserve"> SEQ Figura \* ARABIC </w:instrText>
            </w:r>
            <w:r w:rsidRPr="00A55E2C">
              <w:rPr>
                <w:rFonts w:ascii="Arial" w:hAnsi="Arial" w:cs="Arial"/>
                <w:b w:val="0"/>
              </w:rPr>
              <w:fldChar w:fldCharType="separate"/>
            </w:r>
            <w:r w:rsidR="00107A83">
              <w:rPr>
                <w:rFonts w:ascii="Arial" w:hAnsi="Arial" w:cs="Arial"/>
                <w:b w:val="0"/>
                <w:noProof/>
              </w:rPr>
              <w:t>25</w:t>
            </w:r>
            <w:r w:rsidRPr="00A55E2C">
              <w:rPr>
                <w:rFonts w:ascii="Arial" w:hAnsi="Arial" w:cs="Arial"/>
                <w:b w:val="0"/>
              </w:rPr>
              <w:fldChar w:fldCharType="end"/>
            </w:r>
            <w:r w:rsidRPr="00A55E2C">
              <w:rPr>
                <w:rFonts w:ascii="Arial" w:hAnsi="Arial" w:cs="Arial"/>
                <w:b w:val="0"/>
              </w:rPr>
              <w:t xml:space="preserve"> - Disponibilização de informação de ajuda.</w:t>
            </w:r>
            <w:bookmarkEnd w:id="83"/>
          </w:p>
        </w:tc>
      </w:tr>
      <w:tr w:rsidR="00D3008D" w:rsidRPr="00476B1C" w:rsidTr="00A55E2C">
        <w:trPr>
          <w:jc w:val="center"/>
        </w:trPr>
        <w:tc>
          <w:tcPr>
            <w:tcW w:w="8691" w:type="dxa"/>
            <w:shd w:val="clear" w:color="auto" w:fill="auto"/>
            <w:vAlign w:val="center"/>
          </w:tcPr>
          <w:p w:rsidR="00D3008D" w:rsidRPr="00476B1C" w:rsidRDefault="00143A85" w:rsidP="00F82717">
            <w:pPr>
              <w:spacing w:line="240" w:lineRule="auto"/>
              <w:ind w:right="90"/>
              <w:jc w:val="center"/>
              <w:rPr>
                <w:rFonts w:ascii="Arial" w:hAnsi="Arial" w:cs="Arial"/>
                <w:sz w:val="20"/>
                <w:szCs w:val="20"/>
              </w:rPr>
            </w:pPr>
            <w:r>
              <w:rPr>
                <w:rFonts w:ascii="Arial" w:hAnsi="Arial" w:cs="Arial"/>
                <w:noProof/>
                <w:sz w:val="20"/>
                <w:szCs w:val="20"/>
                <w:lang w:eastAsia="pt-BR"/>
              </w:rPr>
              <w:drawing>
                <wp:inline distT="0" distB="0" distL="0" distR="0" wp14:anchorId="63F0BD80" wp14:editId="25A2D36F">
                  <wp:extent cx="5324475" cy="266700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2667000"/>
                          </a:xfrm>
                          <a:prstGeom prst="rect">
                            <a:avLst/>
                          </a:prstGeom>
                          <a:noFill/>
                          <a:ln>
                            <a:noFill/>
                          </a:ln>
                        </pic:spPr>
                      </pic:pic>
                    </a:graphicData>
                  </a:graphic>
                </wp:inline>
              </w:drawing>
            </w:r>
          </w:p>
        </w:tc>
      </w:tr>
      <w:tr w:rsidR="00D3008D" w:rsidRPr="00476B1C" w:rsidTr="00A55E2C">
        <w:trPr>
          <w:jc w:val="center"/>
        </w:trPr>
        <w:tc>
          <w:tcPr>
            <w:tcW w:w="8691" w:type="dxa"/>
            <w:shd w:val="clear" w:color="auto" w:fill="auto"/>
            <w:vAlign w:val="center"/>
          </w:tcPr>
          <w:p w:rsidR="00D3008D" w:rsidRPr="00476B1C" w:rsidRDefault="00D3008D" w:rsidP="00F82717">
            <w:pPr>
              <w:spacing w:line="240" w:lineRule="auto"/>
              <w:ind w:right="90"/>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line="360" w:lineRule="auto"/>
        <w:jc w:val="center"/>
      </w:pPr>
    </w:p>
    <w:p w:rsidR="00D3008D" w:rsidRPr="00A55E2C" w:rsidRDefault="00D3008D" w:rsidP="00A55E2C">
      <w:pPr>
        <w:pStyle w:val="Recuodecorpodetexto3"/>
        <w:ind w:left="0" w:firstLine="1134"/>
        <w:jc w:val="both"/>
        <w:rPr>
          <w:rFonts w:ascii="Arial" w:hAnsi="Arial" w:cs="Arial"/>
          <w:b/>
          <w:sz w:val="24"/>
          <w:szCs w:val="24"/>
        </w:rPr>
      </w:pPr>
      <w:r w:rsidRPr="00A55E2C">
        <w:rPr>
          <w:rFonts w:ascii="Arial" w:hAnsi="Arial" w:cs="Arial"/>
          <w:b/>
          <w:sz w:val="24"/>
          <w:szCs w:val="24"/>
        </w:rPr>
        <w:t>Questão nº 09 - Precisou dela em algum momento de sua pesquisa?</w:t>
      </w:r>
    </w:p>
    <w:p w:rsidR="00D3008D" w:rsidRPr="00141D09" w:rsidRDefault="00D3008D" w:rsidP="00D3008D">
      <w:pPr>
        <w:pStyle w:val="Recuodecorpodetexto"/>
      </w:pPr>
      <w:r w:rsidRPr="00141D09">
        <w:t xml:space="preserve">Relacionada a questão 08, essa pergunta tratou da necessidade de ajuda durante a pesquisa efetuada após a escolha do tema na questão 03, onde os </w:t>
      </w:r>
      <w:r>
        <w:t>respondedores</w:t>
      </w:r>
      <w:r w:rsidRPr="00141D09">
        <w:t xml:space="preserve"> teriam duas opções de resposta: “sim” e “não”. Conforme o gráfico de pizza a seguir, é possível afirmar que 82% dos 50 (cinquenta) </w:t>
      </w:r>
      <w:r>
        <w:t>respondedores</w:t>
      </w:r>
      <w:r w:rsidRPr="00141D09">
        <w:t xml:space="preserve"> disseram que não tiveram necessidade de ajuda na pesquisa e 18% disse que sim.  </w:t>
      </w:r>
    </w:p>
    <w:p w:rsidR="00D3008D" w:rsidRDefault="00D3008D" w:rsidP="00D3008D">
      <w:pPr>
        <w:spacing w:after="0" w:line="360" w:lineRule="auto"/>
        <w:jc w:val="both"/>
        <w:rPr>
          <w:sz w:val="24"/>
          <w:szCs w:val="24"/>
        </w:rPr>
      </w:pPr>
    </w:p>
    <w:tbl>
      <w:tblPr>
        <w:tblW w:w="0" w:type="auto"/>
        <w:jc w:val="center"/>
        <w:tblLook w:val="04A0" w:firstRow="1" w:lastRow="0" w:firstColumn="1" w:lastColumn="0" w:noHBand="0" w:noVBand="1"/>
      </w:tblPr>
      <w:tblGrid>
        <w:gridCol w:w="8644"/>
      </w:tblGrid>
      <w:tr w:rsidR="00D3008D" w:rsidRPr="00A55E2C" w:rsidTr="00F82717">
        <w:trPr>
          <w:jc w:val="center"/>
        </w:trPr>
        <w:tc>
          <w:tcPr>
            <w:tcW w:w="8644" w:type="dxa"/>
            <w:shd w:val="clear" w:color="auto" w:fill="auto"/>
            <w:vAlign w:val="center"/>
          </w:tcPr>
          <w:p w:rsidR="00D3008D" w:rsidRPr="00A55E2C" w:rsidRDefault="00A55E2C" w:rsidP="00A55E2C">
            <w:pPr>
              <w:spacing w:after="0" w:line="240" w:lineRule="auto"/>
              <w:jc w:val="center"/>
              <w:rPr>
                <w:rFonts w:ascii="Arial" w:hAnsi="Arial" w:cs="Arial"/>
                <w:sz w:val="20"/>
                <w:szCs w:val="20"/>
              </w:rPr>
            </w:pPr>
            <w:bookmarkStart w:id="84" w:name="_Toc371424595"/>
            <w:r w:rsidRPr="00A55E2C">
              <w:rPr>
                <w:rFonts w:ascii="Arial" w:hAnsi="Arial" w:cs="Arial"/>
                <w:sz w:val="20"/>
                <w:szCs w:val="20"/>
              </w:rPr>
              <w:t xml:space="preserve">Figura </w:t>
            </w:r>
            <w:r w:rsidRPr="00A55E2C">
              <w:rPr>
                <w:rFonts w:ascii="Arial" w:hAnsi="Arial" w:cs="Arial"/>
                <w:sz w:val="20"/>
                <w:szCs w:val="20"/>
              </w:rPr>
              <w:fldChar w:fldCharType="begin"/>
            </w:r>
            <w:r w:rsidRPr="00A55E2C">
              <w:rPr>
                <w:rFonts w:ascii="Arial" w:hAnsi="Arial" w:cs="Arial"/>
                <w:sz w:val="20"/>
                <w:szCs w:val="20"/>
              </w:rPr>
              <w:instrText xml:space="preserve"> SEQ Figura \* ARABIC </w:instrText>
            </w:r>
            <w:r w:rsidRPr="00A55E2C">
              <w:rPr>
                <w:rFonts w:ascii="Arial" w:hAnsi="Arial" w:cs="Arial"/>
                <w:sz w:val="20"/>
                <w:szCs w:val="20"/>
              </w:rPr>
              <w:fldChar w:fldCharType="separate"/>
            </w:r>
            <w:r w:rsidR="00107A83">
              <w:rPr>
                <w:rFonts w:ascii="Arial" w:hAnsi="Arial" w:cs="Arial"/>
                <w:noProof/>
                <w:sz w:val="20"/>
                <w:szCs w:val="20"/>
              </w:rPr>
              <w:t>26</w:t>
            </w:r>
            <w:r w:rsidRPr="00A55E2C">
              <w:rPr>
                <w:rFonts w:ascii="Arial" w:hAnsi="Arial" w:cs="Arial"/>
                <w:sz w:val="20"/>
                <w:szCs w:val="20"/>
              </w:rPr>
              <w:fldChar w:fldCharType="end"/>
            </w:r>
            <w:r w:rsidRPr="00A55E2C">
              <w:rPr>
                <w:rFonts w:ascii="Arial" w:hAnsi="Arial" w:cs="Arial"/>
                <w:sz w:val="20"/>
                <w:szCs w:val="20"/>
              </w:rPr>
              <w:t xml:space="preserve"> - Necessidade de ajuda na pesquisa.</w:t>
            </w:r>
            <w:bookmarkEnd w:id="84"/>
          </w:p>
        </w:tc>
      </w:tr>
      <w:tr w:rsidR="00D3008D" w:rsidRPr="00A55E2C" w:rsidTr="00F82717">
        <w:trPr>
          <w:jc w:val="center"/>
        </w:trPr>
        <w:tc>
          <w:tcPr>
            <w:tcW w:w="8644" w:type="dxa"/>
            <w:shd w:val="clear" w:color="auto" w:fill="auto"/>
            <w:vAlign w:val="center"/>
          </w:tcPr>
          <w:p w:rsidR="00D3008D" w:rsidRPr="00A55E2C" w:rsidRDefault="00143A85" w:rsidP="00F82717">
            <w:pPr>
              <w:spacing w:after="0" w:line="240" w:lineRule="auto"/>
              <w:ind w:right="90"/>
              <w:jc w:val="center"/>
              <w:rPr>
                <w:rFonts w:ascii="Arial" w:hAnsi="Arial" w:cs="Arial"/>
                <w:sz w:val="20"/>
                <w:szCs w:val="20"/>
              </w:rPr>
            </w:pPr>
            <w:r>
              <w:rPr>
                <w:rFonts w:ascii="Arial" w:hAnsi="Arial" w:cs="Arial"/>
                <w:noProof/>
                <w:sz w:val="20"/>
                <w:szCs w:val="20"/>
                <w:lang w:eastAsia="pt-BR"/>
              </w:rPr>
              <w:drawing>
                <wp:inline distT="0" distB="0" distL="0" distR="0" wp14:anchorId="72960D6E" wp14:editId="018E3970">
                  <wp:extent cx="5172075" cy="2590800"/>
                  <wp:effectExtent l="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075" cy="2590800"/>
                          </a:xfrm>
                          <a:prstGeom prst="rect">
                            <a:avLst/>
                          </a:prstGeom>
                          <a:noFill/>
                          <a:ln>
                            <a:noFill/>
                          </a:ln>
                        </pic:spPr>
                      </pic:pic>
                    </a:graphicData>
                  </a:graphic>
                </wp:inline>
              </w:drawing>
            </w:r>
          </w:p>
        </w:tc>
      </w:tr>
      <w:tr w:rsidR="00D3008D" w:rsidRPr="00A55E2C" w:rsidTr="00F82717">
        <w:trPr>
          <w:jc w:val="center"/>
        </w:trPr>
        <w:tc>
          <w:tcPr>
            <w:tcW w:w="8644" w:type="dxa"/>
            <w:shd w:val="clear" w:color="auto" w:fill="auto"/>
            <w:vAlign w:val="center"/>
          </w:tcPr>
          <w:p w:rsidR="00D3008D" w:rsidRPr="00A55E2C" w:rsidRDefault="00D3008D" w:rsidP="00F82717">
            <w:pPr>
              <w:spacing w:after="0" w:line="240" w:lineRule="auto"/>
              <w:ind w:right="90"/>
              <w:jc w:val="center"/>
              <w:rPr>
                <w:rFonts w:ascii="Arial" w:hAnsi="Arial" w:cs="Arial"/>
                <w:sz w:val="20"/>
                <w:szCs w:val="20"/>
              </w:rPr>
            </w:pPr>
            <w:r w:rsidRPr="00A55E2C">
              <w:rPr>
                <w:rFonts w:ascii="Arial" w:hAnsi="Arial" w:cs="Arial"/>
                <w:sz w:val="20"/>
                <w:szCs w:val="20"/>
              </w:rPr>
              <w:t>Fonte: Elaborado pelo autor, 2013.</w:t>
            </w:r>
          </w:p>
        </w:tc>
      </w:tr>
    </w:tbl>
    <w:p w:rsidR="00D3008D" w:rsidRDefault="00D3008D" w:rsidP="00D3008D">
      <w:pPr>
        <w:spacing w:after="0" w:line="360" w:lineRule="auto"/>
        <w:ind w:firstLine="720"/>
        <w:jc w:val="both"/>
        <w:rPr>
          <w:rFonts w:ascii="Arial" w:hAnsi="Arial" w:cs="Arial"/>
          <w:sz w:val="24"/>
          <w:szCs w:val="24"/>
        </w:rPr>
      </w:pPr>
    </w:p>
    <w:p w:rsidR="00A55E2C" w:rsidRDefault="00A55E2C" w:rsidP="00D3008D">
      <w:pPr>
        <w:pStyle w:val="Recuodecorpodetexto3"/>
      </w:pPr>
    </w:p>
    <w:p w:rsidR="00D3008D" w:rsidRPr="00A55E2C" w:rsidRDefault="00D3008D" w:rsidP="00A55E2C">
      <w:pPr>
        <w:pStyle w:val="Recuodecorpodetexto3"/>
        <w:ind w:left="0" w:firstLine="1134"/>
        <w:jc w:val="both"/>
        <w:rPr>
          <w:rFonts w:ascii="Arial" w:hAnsi="Arial" w:cs="Arial"/>
          <w:b/>
          <w:sz w:val="24"/>
          <w:szCs w:val="24"/>
        </w:rPr>
      </w:pPr>
      <w:r w:rsidRPr="00A55E2C">
        <w:rPr>
          <w:rFonts w:ascii="Arial" w:hAnsi="Arial" w:cs="Arial"/>
          <w:b/>
          <w:sz w:val="24"/>
          <w:szCs w:val="24"/>
        </w:rPr>
        <w:lastRenderedPageBreak/>
        <w:t>Questão 10 - Indique o seu nível de dificuldade na busca pela informação no site.</w:t>
      </w:r>
    </w:p>
    <w:p w:rsidR="00D3008D" w:rsidRPr="00A55E2C" w:rsidRDefault="00D3008D" w:rsidP="00A55E2C">
      <w:pPr>
        <w:pStyle w:val="Recuodecorpodetexto"/>
        <w:rPr>
          <w:rFonts w:cs="Arial"/>
          <w:lang w:val="pt-BR"/>
        </w:rPr>
      </w:pPr>
      <w:r w:rsidRPr="00A55E2C">
        <w:rPr>
          <w:rFonts w:cs="Arial"/>
          <w:lang w:val="pt-BR"/>
        </w:rPr>
        <w:t>Nessa pergunta, os respondedores indicariam o grau de dificuldade na busca da informação da pesquisa, sendo possível através de índice com escala de 0 a 10, sendo 0 para nenhuma dificuldade e 10 para muita dificuldade, onde 7 pessoas responderam que o seu grau de dificuldade na busca foi de 2, indicando pouca dificuldade e outras 7 pessoas, marcaram o grau de 8, demonstrando um nível considerável de dificuldade na pesquisa pelo site. Em contrapartida, 3 pessoas disseram não terem possuído dificuldades na busca escolhendo o grau 0 e duas pessoas escolheram o grau 9 de dificuldade na pesquisa.</w:t>
      </w:r>
    </w:p>
    <w:p w:rsidR="00A55E2C" w:rsidRDefault="00A55E2C" w:rsidP="00A55E2C">
      <w:pPr>
        <w:pStyle w:val="Legenda"/>
        <w:keepNext/>
        <w:spacing w:line="240" w:lineRule="auto"/>
      </w:pPr>
    </w:p>
    <w:tbl>
      <w:tblPr>
        <w:tblW w:w="0" w:type="auto"/>
        <w:tblLook w:val="04A0" w:firstRow="1" w:lastRow="0" w:firstColumn="1" w:lastColumn="0" w:noHBand="0" w:noVBand="1"/>
      </w:tblPr>
      <w:tblGrid>
        <w:gridCol w:w="8692"/>
      </w:tblGrid>
      <w:tr w:rsidR="00D3008D" w:rsidTr="00F82717">
        <w:tc>
          <w:tcPr>
            <w:tcW w:w="8692" w:type="dxa"/>
            <w:shd w:val="clear" w:color="auto" w:fill="auto"/>
            <w:vAlign w:val="bottom"/>
          </w:tcPr>
          <w:p w:rsidR="00D3008D" w:rsidRPr="00A55E2C" w:rsidRDefault="00A55E2C" w:rsidP="00A55E2C">
            <w:pPr>
              <w:spacing w:after="0" w:line="240" w:lineRule="auto"/>
              <w:jc w:val="center"/>
              <w:rPr>
                <w:rFonts w:ascii="Arial" w:hAnsi="Arial" w:cs="Arial"/>
                <w:sz w:val="20"/>
                <w:szCs w:val="20"/>
              </w:rPr>
            </w:pPr>
            <w:bookmarkStart w:id="85" w:name="_Toc371424596"/>
            <w:r w:rsidRPr="00A55E2C">
              <w:rPr>
                <w:rFonts w:ascii="Arial" w:hAnsi="Arial" w:cs="Arial"/>
                <w:sz w:val="20"/>
                <w:szCs w:val="20"/>
              </w:rPr>
              <w:t xml:space="preserve">Figura </w:t>
            </w:r>
            <w:r w:rsidRPr="00A55E2C">
              <w:rPr>
                <w:rFonts w:ascii="Arial" w:hAnsi="Arial" w:cs="Arial"/>
                <w:sz w:val="20"/>
                <w:szCs w:val="20"/>
              </w:rPr>
              <w:fldChar w:fldCharType="begin"/>
            </w:r>
            <w:r w:rsidRPr="00A55E2C">
              <w:rPr>
                <w:rFonts w:ascii="Arial" w:hAnsi="Arial" w:cs="Arial"/>
                <w:sz w:val="20"/>
                <w:szCs w:val="20"/>
              </w:rPr>
              <w:instrText xml:space="preserve"> SEQ Figura \* ARABIC </w:instrText>
            </w:r>
            <w:r w:rsidRPr="00A55E2C">
              <w:rPr>
                <w:rFonts w:ascii="Arial" w:hAnsi="Arial" w:cs="Arial"/>
                <w:sz w:val="20"/>
                <w:szCs w:val="20"/>
              </w:rPr>
              <w:fldChar w:fldCharType="separate"/>
            </w:r>
            <w:r w:rsidR="00107A83">
              <w:rPr>
                <w:rFonts w:ascii="Arial" w:hAnsi="Arial" w:cs="Arial"/>
                <w:noProof/>
                <w:sz w:val="20"/>
                <w:szCs w:val="20"/>
              </w:rPr>
              <w:t>27</w:t>
            </w:r>
            <w:r w:rsidRPr="00A55E2C">
              <w:rPr>
                <w:rFonts w:ascii="Arial" w:hAnsi="Arial" w:cs="Arial"/>
                <w:sz w:val="20"/>
                <w:szCs w:val="20"/>
              </w:rPr>
              <w:fldChar w:fldCharType="end"/>
            </w:r>
            <w:r w:rsidRPr="00A55E2C">
              <w:rPr>
                <w:rFonts w:ascii="Arial" w:hAnsi="Arial" w:cs="Arial"/>
                <w:sz w:val="20"/>
                <w:szCs w:val="20"/>
              </w:rPr>
              <w:t xml:space="preserve"> - Grau de dificuldade na pesquisa pelo site.</w:t>
            </w:r>
            <w:bookmarkEnd w:id="85"/>
          </w:p>
        </w:tc>
      </w:tr>
      <w:tr w:rsidR="00D3008D" w:rsidTr="00F82717">
        <w:tc>
          <w:tcPr>
            <w:tcW w:w="8692" w:type="dxa"/>
            <w:shd w:val="clear" w:color="auto" w:fill="auto"/>
            <w:vAlign w:val="center"/>
          </w:tcPr>
          <w:p w:rsidR="00D3008D" w:rsidRPr="00A55E2C" w:rsidRDefault="00143A85" w:rsidP="00F82717">
            <w:pPr>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483E368F" wp14:editId="15BFE09F">
                  <wp:extent cx="5381625" cy="2695575"/>
                  <wp:effectExtent l="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2695575"/>
                          </a:xfrm>
                          <a:prstGeom prst="rect">
                            <a:avLst/>
                          </a:prstGeom>
                          <a:noFill/>
                          <a:ln>
                            <a:noFill/>
                          </a:ln>
                        </pic:spPr>
                      </pic:pic>
                    </a:graphicData>
                  </a:graphic>
                </wp:inline>
              </w:drawing>
            </w:r>
          </w:p>
        </w:tc>
      </w:tr>
      <w:tr w:rsidR="00D3008D" w:rsidTr="00F82717">
        <w:tc>
          <w:tcPr>
            <w:tcW w:w="8692" w:type="dxa"/>
            <w:shd w:val="clear" w:color="auto" w:fill="auto"/>
            <w:vAlign w:val="center"/>
          </w:tcPr>
          <w:p w:rsidR="00D3008D" w:rsidRPr="00A55E2C" w:rsidRDefault="00D3008D" w:rsidP="00F82717">
            <w:pPr>
              <w:spacing w:after="0" w:line="240" w:lineRule="auto"/>
              <w:jc w:val="center"/>
              <w:rPr>
                <w:rFonts w:ascii="Arial" w:hAnsi="Arial" w:cs="Arial"/>
                <w:sz w:val="20"/>
                <w:szCs w:val="20"/>
              </w:rPr>
            </w:pPr>
            <w:r w:rsidRPr="00A55E2C">
              <w:rPr>
                <w:rFonts w:ascii="Arial" w:hAnsi="Arial" w:cs="Arial"/>
                <w:sz w:val="20"/>
                <w:szCs w:val="20"/>
              </w:rPr>
              <w:t>Fonte: Elaborado pelo autor, 2013.</w:t>
            </w:r>
          </w:p>
        </w:tc>
      </w:tr>
    </w:tbl>
    <w:p w:rsidR="00D3008D" w:rsidRDefault="00D3008D" w:rsidP="00D3008D">
      <w:pPr>
        <w:spacing w:after="0" w:line="360" w:lineRule="auto"/>
      </w:pPr>
    </w:p>
    <w:p w:rsidR="00A55E2C" w:rsidRDefault="00A55E2C" w:rsidP="00D3008D">
      <w:pPr>
        <w:keepNext/>
        <w:spacing w:after="0" w:line="360" w:lineRule="auto"/>
        <w:ind w:firstLine="1134"/>
        <w:rPr>
          <w:rFonts w:ascii="Arial" w:hAnsi="Arial" w:cs="Arial"/>
          <w:b/>
          <w:sz w:val="24"/>
          <w:szCs w:val="24"/>
        </w:rPr>
      </w:pPr>
    </w:p>
    <w:p w:rsidR="00D3008D" w:rsidRPr="004534F1" w:rsidRDefault="00D3008D" w:rsidP="00A55E2C">
      <w:pPr>
        <w:keepNext/>
        <w:spacing w:after="0" w:line="360" w:lineRule="auto"/>
        <w:ind w:firstLine="1134"/>
        <w:jc w:val="both"/>
        <w:rPr>
          <w:rFonts w:ascii="Arial" w:hAnsi="Arial" w:cs="Arial"/>
          <w:b/>
          <w:sz w:val="24"/>
          <w:szCs w:val="24"/>
        </w:rPr>
      </w:pPr>
      <w:r w:rsidRPr="004534F1">
        <w:rPr>
          <w:rFonts w:ascii="Arial" w:hAnsi="Arial" w:cs="Arial"/>
          <w:b/>
          <w:sz w:val="24"/>
          <w:szCs w:val="24"/>
        </w:rPr>
        <w:t>Questão 11 - Indique a relevância das informações que foram localizadas por meio da busca "Pesquise no site".</w:t>
      </w:r>
    </w:p>
    <w:p w:rsidR="00D3008D" w:rsidRDefault="00D3008D" w:rsidP="00D3008D">
      <w:pPr>
        <w:spacing w:after="0" w:line="360" w:lineRule="auto"/>
        <w:ind w:firstLine="1134"/>
        <w:jc w:val="both"/>
        <w:rPr>
          <w:rFonts w:ascii="Arial" w:hAnsi="Arial" w:cs="Arial"/>
          <w:sz w:val="24"/>
          <w:szCs w:val="24"/>
        </w:rPr>
      </w:pPr>
      <w:r w:rsidRPr="00B56C55">
        <w:rPr>
          <w:rFonts w:ascii="Arial" w:hAnsi="Arial" w:cs="Arial"/>
          <w:sz w:val="24"/>
          <w:szCs w:val="24"/>
        </w:rPr>
        <w:t xml:space="preserve">Nessa questão, os </w:t>
      </w:r>
      <w:r>
        <w:rPr>
          <w:rFonts w:ascii="Arial" w:hAnsi="Arial" w:cs="Arial"/>
          <w:sz w:val="24"/>
          <w:szCs w:val="24"/>
        </w:rPr>
        <w:t>respondedores</w:t>
      </w:r>
      <w:r w:rsidRPr="00B56C55">
        <w:rPr>
          <w:rFonts w:ascii="Arial" w:hAnsi="Arial" w:cs="Arial"/>
          <w:sz w:val="24"/>
          <w:szCs w:val="24"/>
        </w:rPr>
        <w:t xml:space="preserve"> indicariam o grau de relevância das informações na busca da informação da pesquisa por meio da opção “Pesquise no site”, sendo possível através </w:t>
      </w:r>
      <w:r>
        <w:rPr>
          <w:rFonts w:ascii="Arial" w:hAnsi="Arial" w:cs="Arial"/>
          <w:sz w:val="24"/>
          <w:szCs w:val="24"/>
        </w:rPr>
        <w:t xml:space="preserve">de índice com escala de 0 a 10, </w:t>
      </w:r>
      <w:r w:rsidRPr="00B56C55">
        <w:rPr>
          <w:rFonts w:ascii="Arial" w:hAnsi="Arial" w:cs="Arial"/>
          <w:sz w:val="24"/>
          <w:szCs w:val="24"/>
        </w:rPr>
        <w:t xml:space="preserve">dando também a possibilidade de deixar a questão em branco se acaso tivesse não tivesse feito a pesquisa utilizando esta opção. </w:t>
      </w:r>
    </w:p>
    <w:p w:rsidR="00D3008D" w:rsidRDefault="00D3008D" w:rsidP="00D3008D">
      <w:pPr>
        <w:spacing w:after="0" w:line="360" w:lineRule="auto"/>
        <w:ind w:firstLine="1134"/>
        <w:jc w:val="both"/>
        <w:rPr>
          <w:rFonts w:ascii="Arial" w:hAnsi="Arial" w:cs="Arial"/>
          <w:sz w:val="24"/>
          <w:szCs w:val="24"/>
        </w:rPr>
      </w:pPr>
      <w:r w:rsidRPr="00B56C55">
        <w:rPr>
          <w:rFonts w:ascii="Arial" w:hAnsi="Arial" w:cs="Arial"/>
          <w:sz w:val="24"/>
          <w:szCs w:val="24"/>
        </w:rPr>
        <w:t xml:space="preserve">Dos </w:t>
      </w:r>
      <w:r>
        <w:rPr>
          <w:rFonts w:ascii="Arial" w:hAnsi="Arial" w:cs="Arial"/>
          <w:sz w:val="24"/>
          <w:szCs w:val="24"/>
        </w:rPr>
        <w:t>respondedores</w:t>
      </w:r>
      <w:r w:rsidRPr="00B56C55">
        <w:rPr>
          <w:rFonts w:ascii="Arial" w:hAnsi="Arial" w:cs="Arial"/>
          <w:sz w:val="24"/>
          <w:szCs w:val="24"/>
        </w:rPr>
        <w:t xml:space="preserve">, 7 responderam que sua dificuldade ficou no grau 4, 6 </w:t>
      </w:r>
      <w:r>
        <w:rPr>
          <w:rFonts w:ascii="Arial" w:hAnsi="Arial" w:cs="Arial"/>
          <w:sz w:val="24"/>
          <w:szCs w:val="24"/>
        </w:rPr>
        <w:t>respondedores</w:t>
      </w:r>
      <w:r w:rsidRPr="00B56C55">
        <w:rPr>
          <w:rFonts w:ascii="Arial" w:hAnsi="Arial" w:cs="Arial"/>
          <w:sz w:val="24"/>
          <w:szCs w:val="24"/>
        </w:rPr>
        <w:t xml:space="preserve"> disseram que não tiveram nenhuma dificuldade e diferentes 6 </w:t>
      </w:r>
      <w:r w:rsidRPr="00B56C55">
        <w:rPr>
          <w:rFonts w:ascii="Arial" w:hAnsi="Arial" w:cs="Arial"/>
          <w:sz w:val="24"/>
          <w:szCs w:val="24"/>
        </w:rPr>
        <w:lastRenderedPageBreak/>
        <w:t xml:space="preserve">possuíam o grau de dificuldade avaliado em 3. Outros 6 disseram possuir um grau de dificuldade em 6, pouco elevado e 3 deles, um grau de muita dificuldade. </w:t>
      </w:r>
    </w:p>
    <w:p w:rsidR="00A55E2C" w:rsidRDefault="00A55E2C" w:rsidP="00A55E2C">
      <w:pPr>
        <w:pStyle w:val="Legenda"/>
        <w:keepNext/>
      </w:pPr>
    </w:p>
    <w:tbl>
      <w:tblPr>
        <w:tblpPr w:leftFromText="141" w:rightFromText="141" w:vertAnchor="text" w:horzAnchor="margin" w:tblpY="160"/>
        <w:tblW w:w="8736" w:type="dxa"/>
        <w:tblLook w:val="04A0" w:firstRow="1" w:lastRow="0" w:firstColumn="1" w:lastColumn="0" w:noHBand="0" w:noVBand="1"/>
      </w:tblPr>
      <w:tblGrid>
        <w:gridCol w:w="8736"/>
      </w:tblGrid>
      <w:tr w:rsidR="00D3008D" w:rsidRPr="00476B1C" w:rsidTr="00F82717">
        <w:trPr>
          <w:trHeight w:val="80"/>
        </w:trPr>
        <w:tc>
          <w:tcPr>
            <w:tcW w:w="8736" w:type="dxa"/>
            <w:shd w:val="clear" w:color="auto" w:fill="auto"/>
          </w:tcPr>
          <w:p w:rsidR="00D3008D" w:rsidRPr="00A55E2C" w:rsidRDefault="00A55E2C" w:rsidP="00A55E2C">
            <w:pPr>
              <w:pStyle w:val="Legenda"/>
              <w:spacing w:after="0"/>
              <w:jc w:val="center"/>
              <w:rPr>
                <w:rFonts w:ascii="Arial" w:hAnsi="Arial" w:cs="Arial"/>
                <w:b w:val="0"/>
                <w:sz w:val="24"/>
                <w:szCs w:val="24"/>
              </w:rPr>
            </w:pPr>
            <w:bookmarkStart w:id="86" w:name="_Toc371424597"/>
            <w:r w:rsidRPr="00A55E2C">
              <w:rPr>
                <w:rFonts w:ascii="Arial" w:hAnsi="Arial" w:cs="Arial"/>
                <w:b w:val="0"/>
              </w:rPr>
              <w:t xml:space="preserve">Figura </w:t>
            </w:r>
            <w:r w:rsidRPr="00A55E2C">
              <w:rPr>
                <w:rFonts w:ascii="Arial" w:hAnsi="Arial" w:cs="Arial"/>
                <w:b w:val="0"/>
              </w:rPr>
              <w:fldChar w:fldCharType="begin"/>
            </w:r>
            <w:r w:rsidRPr="00A55E2C">
              <w:rPr>
                <w:rFonts w:ascii="Arial" w:hAnsi="Arial" w:cs="Arial"/>
                <w:b w:val="0"/>
              </w:rPr>
              <w:instrText xml:space="preserve"> SEQ Figura \* ARABIC </w:instrText>
            </w:r>
            <w:r w:rsidRPr="00A55E2C">
              <w:rPr>
                <w:rFonts w:ascii="Arial" w:hAnsi="Arial" w:cs="Arial"/>
                <w:b w:val="0"/>
              </w:rPr>
              <w:fldChar w:fldCharType="separate"/>
            </w:r>
            <w:r w:rsidR="00107A83">
              <w:rPr>
                <w:rFonts w:ascii="Arial" w:hAnsi="Arial" w:cs="Arial"/>
                <w:b w:val="0"/>
                <w:noProof/>
              </w:rPr>
              <w:t>28</w:t>
            </w:r>
            <w:r w:rsidRPr="00A55E2C">
              <w:rPr>
                <w:rFonts w:ascii="Arial" w:hAnsi="Arial" w:cs="Arial"/>
                <w:b w:val="0"/>
              </w:rPr>
              <w:fldChar w:fldCharType="end"/>
            </w:r>
            <w:r w:rsidRPr="00A55E2C">
              <w:rPr>
                <w:rFonts w:ascii="Arial" w:hAnsi="Arial" w:cs="Arial"/>
                <w:b w:val="0"/>
              </w:rPr>
              <w:t xml:space="preserve"> - Relevância das informações localizadas através de pesquisa por "Pesquise no site".</w:t>
            </w:r>
            <w:bookmarkEnd w:id="86"/>
          </w:p>
        </w:tc>
      </w:tr>
      <w:tr w:rsidR="00D3008D" w:rsidRPr="00476B1C" w:rsidTr="00F82717">
        <w:trPr>
          <w:trHeight w:val="141"/>
        </w:trPr>
        <w:tc>
          <w:tcPr>
            <w:tcW w:w="8736" w:type="dxa"/>
            <w:shd w:val="clear" w:color="auto" w:fill="auto"/>
          </w:tcPr>
          <w:p w:rsidR="00D3008D" w:rsidRPr="00476B1C" w:rsidRDefault="00143A85" w:rsidP="00F82717">
            <w:pPr>
              <w:keepNext/>
              <w:spacing w:after="0" w:line="240" w:lineRule="auto"/>
              <w:ind w:right="90"/>
              <w:jc w:val="center"/>
              <w:rPr>
                <w:sz w:val="24"/>
                <w:szCs w:val="24"/>
              </w:rPr>
            </w:pPr>
            <w:r>
              <w:rPr>
                <w:noProof/>
                <w:lang w:eastAsia="pt-BR"/>
              </w:rPr>
              <w:drawing>
                <wp:anchor distT="0" distB="0" distL="114300" distR="114300" simplePos="0" relativeHeight="251664384" behindDoc="0" locked="0" layoutInCell="1" allowOverlap="1" wp14:anchorId="7D18FC70" wp14:editId="42995C3C">
                  <wp:simplePos x="0" y="0"/>
                  <wp:positionH relativeFrom="margin">
                    <wp:align>center</wp:align>
                  </wp:positionH>
                  <wp:positionV relativeFrom="margin">
                    <wp:align>top</wp:align>
                  </wp:positionV>
                  <wp:extent cx="5324475" cy="2667000"/>
                  <wp:effectExtent l="0" t="0" r="0" b="0"/>
                  <wp:wrapSquare wrapText="bothSides"/>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008D" w:rsidRPr="00476B1C" w:rsidTr="00F82717">
        <w:trPr>
          <w:trHeight w:val="141"/>
        </w:trPr>
        <w:tc>
          <w:tcPr>
            <w:tcW w:w="8736" w:type="dxa"/>
            <w:shd w:val="clear" w:color="auto" w:fill="auto"/>
          </w:tcPr>
          <w:p w:rsidR="00D3008D" w:rsidRPr="00B45E01" w:rsidRDefault="00D3008D" w:rsidP="00F82717">
            <w:pPr>
              <w:keepNext/>
              <w:spacing w:after="0" w:line="240" w:lineRule="auto"/>
              <w:ind w:right="90"/>
              <w:jc w:val="center"/>
              <w:rPr>
                <w:rFonts w:ascii="Arial" w:hAnsi="Arial" w:cs="Arial"/>
                <w:sz w:val="20"/>
                <w:szCs w:val="20"/>
              </w:rPr>
            </w:pPr>
            <w:r w:rsidRPr="00B45E01">
              <w:rPr>
                <w:rFonts w:ascii="Arial" w:hAnsi="Arial" w:cs="Arial"/>
                <w:sz w:val="20"/>
                <w:szCs w:val="20"/>
              </w:rPr>
              <w:t>Fonte: Elaborado pelo autor, 2013.</w:t>
            </w:r>
          </w:p>
        </w:tc>
      </w:tr>
    </w:tbl>
    <w:p w:rsidR="00D3008D" w:rsidRDefault="00D3008D" w:rsidP="00D3008D">
      <w:pPr>
        <w:keepNext/>
        <w:spacing w:after="0"/>
        <w:jc w:val="both"/>
        <w:rPr>
          <w:sz w:val="24"/>
          <w:szCs w:val="24"/>
        </w:rPr>
      </w:pPr>
    </w:p>
    <w:p w:rsidR="00D3008D" w:rsidRDefault="00D3008D" w:rsidP="00D3008D">
      <w:pPr>
        <w:keepNext/>
        <w:spacing w:after="0"/>
        <w:jc w:val="both"/>
        <w:rPr>
          <w:sz w:val="24"/>
          <w:szCs w:val="24"/>
        </w:rPr>
      </w:pPr>
    </w:p>
    <w:p w:rsidR="00D3008D" w:rsidRPr="00614254" w:rsidRDefault="00D3008D" w:rsidP="00614254">
      <w:pPr>
        <w:pStyle w:val="Recuodecorpodetexto3"/>
        <w:keepNext/>
        <w:ind w:left="0" w:firstLine="1134"/>
        <w:jc w:val="both"/>
        <w:rPr>
          <w:rFonts w:ascii="Arial" w:hAnsi="Arial" w:cs="Arial"/>
          <w:b/>
          <w:sz w:val="24"/>
          <w:szCs w:val="24"/>
        </w:rPr>
      </w:pPr>
      <w:r w:rsidRPr="00614254">
        <w:rPr>
          <w:rFonts w:ascii="Arial" w:hAnsi="Arial" w:cs="Arial"/>
          <w:b/>
          <w:sz w:val="24"/>
          <w:szCs w:val="24"/>
        </w:rPr>
        <w:t>Questão 12 - Indique a coerência entre o título do menu e seu conteúdo correspondente.</w:t>
      </w:r>
    </w:p>
    <w:p w:rsidR="00D3008D" w:rsidRDefault="00D3008D" w:rsidP="00D3008D">
      <w:pPr>
        <w:pStyle w:val="Recuodecorpodetexto"/>
      </w:pPr>
      <w:r w:rsidRPr="00141441">
        <w:t xml:space="preserve">Nessa questão, os </w:t>
      </w:r>
      <w:r>
        <w:t>respondedores</w:t>
      </w:r>
      <w:r w:rsidRPr="00141441">
        <w:t xml:space="preserve"> indicariam o grau de coerência entre o menu e o conteúdo correspondente à ele através de índice com escala de 0 a 10, sendo 0 nenhuma coerência e 10 corresponde plenamente. </w:t>
      </w:r>
    </w:p>
    <w:p w:rsidR="00D3008D" w:rsidRDefault="00D3008D" w:rsidP="00D3008D">
      <w:pPr>
        <w:pStyle w:val="Recuodecorpodetexto"/>
      </w:pPr>
      <w:r w:rsidRPr="00141441">
        <w:t xml:space="preserve">Dentre os 50 </w:t>
      </w:r>
      <w:r>
        <w:t>respondedores</w:t>
      </w:r>
      <w:r w:rsidRPr="00141441">
        <w:t>, 10 pessoas responderam que possuíam o grau de dificuldade correspondente a 7. Outras 7 pessoas tiveram o grau de dificuldade de 5. Apenas uma pessoa indicou o grau de dificuldade baixa, igual a 2 e uma outra, indicou ter possuído dificuldade medida em 4 na escala.</w:t>
      </w:r>
    </w:p>
    <w:p w:rsidR="00D3008D" w:rsidRDefault="00D3008D" w:rsidP="00D3008D">
      <w:pPr>
        <w:spacing w:after="0" w:line="360" w:lineRule="auto"/>
        <w:ind w:firstLine="720"/>
        <w:jc w:val="both"/>
        <w:rPr>
          <w:rFonts w:ascii="Arial" w:hAnsi="Arial" w:cs="Arial"/>
          <w:sz w:val="24"/>
          <w:szCs w:val="24"/>
        </w:rPr>
      </w:pPr>
    </w:p>
    <w:p w:rsidR="00D3008D" w:rsidRPr="00141441" w:rsidRDefault="00D3008D" w:rsidP="00D3008D">
      <w:pPr>
        <w:spacing w:after="0" w:line="360" w:lineRule="auto"/>
        <w:ind w:firstLine="720"/>
        <w:jc w:val="both"/>
        <w:rPr>
          <w:rFonts w:ascii="Arial" w:hAnsi="Arial" w:cs="Arial"/>
          <w:sz w:val="24"/>
          <w:szCs w:val="24"/>
        </w:rPr>
      </w:pPr>
    </w:p>
    <w:tbl>
      <w:tblPr>
        <w:tblW w:w="0" w:type="auto"/>
        <w:jc w:val="center"/>
        <w:tblLook w:val="04A0" w:firstRow="1" w:lastRow="0" w:firstColumn="1" w:lastColumn="0" w:noHBand="0" w:noVBand="1"/>
      </w:tblPr>
      <w:tblGrid>
        <w:gridCol w:w="8644"/>
      </w:tblGrid>
      <w:tr w:rsidR="00D3008D" w:rsidRPr="00476B1C" w:rsidTr="00F82717">
        <w:trPr>
          <w:jc w:val="center"/>
        </w:trPr>
        <w:tc>
          <w:tcPr>
            <w:tcW w:w="8644" w:type="dxa"/>
            <w:shd w:val="clear" w:color="auto" w:fill="auto"/>
            <w:vAlign w:val="bottom"/>
          </w:tcPr>
          <w:p w:rsidR="00D3008D" w:rsidRPr="00614254" w:rsidRDefault="00614254" w:rsidP="00614254">
            <w:pPr>
              <w:keepNext/>
              <w:spacing w:after="0" w:line="240" w:lineRule="auto"/>
              <w:jc w:val="center"/>
              <w:rPr>
                <w:rFonts w:ascii="Arial" w:hAnsi="Arial" w:cs="Arial"/>
                <w:sz w:val="20"/>
                <w:szCs w:val="20"/>
              </w:rPr>
            </w:pPr>
            <w:bookmarkStart w:id="87" w:name="_Toc371424598"/>
            <w:r w:rsidRPr="00614254">
              <w:rPr>
                <w:rFonts w:ascii="Arial" w:hAnsi="Arial" w:cs="Arial"/>
                <w:sz w:val="20"/>
                <w:szCs w:val="20"/>
              </w:rPr>
              <w:lastRenderedPageBreak/>
              <w:t xml:space="preserve">Figura </w:t>
            </w:r>
            <w:r w:rsidRPr="00614254">
              <w:rPr>
                <w:rFonts w:ascii="Arial" w:hAnsi="Arial" w:cs="Arial"/>
                <w:sz w:val="20"/>
                <w:szCs w:val="20"/>
              </w:rPr>
              <w:fldChar w:fldCharType="begin"/>
            </w:r>
            <w:r w:rsidRPr="00614254">
              <w:rPr>
                <w:rFonts w:ascii="Arial" w:hAnsi="Arial" w:cs="Arial"/>
                <w:sz w:val="20"/>
                <w:szCs w:val="20"/>
              </w:rPr>
              <w:instrText xml:space="preserve"> SEQ Figura \* ARABIC </w:instrText>
            </w:r>
            <w:r w:rsidRPr="00614254">
              <w:rPr>
                <w:rFonts w:ascii="Arial" w:hAnsi="Arial" w:cs="Arial"/>
                <w:sz w:val="20"/>
                <w:szCs w:val="20"/>
              </w:rPr>
              <w:fldChar w:fldCharType="separate"/>
            </w:r>
            <w:r w:rsidR="00107A83">
              <w:rPr>
                <w:rFonts w:ascii="Arial" w:hAnsi="Arial" w:cs="Arial"/>
                <w:noProof/>
                <w:sz w:val="20"/>
                <w:szCs w:val="20"/>
              </w:rPr>
              <w:t>29</w:t>
            </w:r>
            <w:r w:rsidRPr="00614254">
              <w:rPr>
                <w:rFonts w:ascii="Arial" w:hAnsi="Arial" w:cs="Arial"/>
                <w:sz w:val="20"/>
                <w:szCs w:val="20"/>
              </w:rPr>
              <w:fldChar w:fldCharType="end"/>
            </w:r>
            <w:r w:rsidRPr="00614254">
              <w:rPr>
                <w:rFonts w:ascii="Arial" w:hAnsi="Arial" w:cs="Arial"/>
                <w:sz w:val="20"/>
                <w:szCs w:val="20"/>
              </w:rPr>
              <w:t xml:space="preserve"> - Coerência entre título do menu e conteúdo.</w:t>
            </w:r>
            <w:bookmarkEnd w:id="87"/>
          </w:p>
        </w:tc>
      </w:tr>
      <w:tr w:rsidR="00D3008D" w:rsidRPr="00476B1C" w:rsidTr="00F82717">
        <w:trPr>
          <w:jc w:val="center"/>
        </w:trPr>
        <w:tc>
          <w:tcPr>
            <w:tcW w:w="8644" w:type="dxa"/>
            <w:shd w:val="clear" w:color="auto" w:fill="auto"/>
            <w:vAlign w:val="bottom"/>
          </w:tcPr>
          <w:p w:rsidR="00D3008D" w:rsidRPr="00476B1C" w:rsidRDefault="00143A85" w:rsidP="00F82717">
            <w:pPr>
              <w:keepNext/>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107433E7" wp14:editId="54F7F10B">
                  <wp:extent cx="5324475" cy="2667000"/>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2667000"/>
                          </a:xfrm>
                          <a:prstGeom prst="rect">
                            <a:avLst/>
                          </a:prstGeom>
                          <a:noFill/>
                          <a:ln>
                            <a:noFill/>
                          </a:ln>
                        </pic:spPr>
                      </pic:pic>
                    </a:graphicData>
                  </a:graphic>
                </wp:inline>
              </w:drawing>
            </w:r>
          </w:p>
        </w:tc>
      </w:tr>
      <w:tr w:rsidR="00D3008D" w:rsidRPr="00476B1C" w:rsidTr="00F82717">
        <w:trPr>
          <w:jc w:val="center"/>
        </w:trPr>
        <w:tc>
          <w:tcPr>
            <w:tcW w:w="8644" w:type="dxa"/>
            <w:shd w:val="clear" w:color="auto" w:fill="auto"/>
            <w:vAlign w:val="bottom"/>
          </w:tcPr>
          <w:p w:rsidR="00D3008D" w:rsidRPr="00476B1C" w:rsidRDefault="00D3008D" w:rsidP="00F82717">
            <w:pPr>
              <w:keepNext/>
              <w:spacing w:after="0" w:line="240" w:lineRule="auto"/>
              <w:jc w:val="center"/>
              <w:rPr>
                <w:rFonts w:ascii="Arial" w:hAnsi="Arial" w:cs="Arial"/>
                <w:sz w:val="20"/>
                <w:szCs w:val="20"/>
              </w:rPr>
            </w:pPr>
            <w:r w:rsidRPr="00476B1C">
              <w:rPr>
                <w:rFonts w:ascii="Arial" w:hAnsi="Arial" w:cs="Arial"/>
                <w:sz w:val="20"/>
                <w:szCs w:val="20"/>
              </w:rPr>
              <w:t>Fonte: Elaborado pelo autor</w:t>
            </w:r>
          </w:p>
        </w:tc>
      </w:tr>
    </w:tbl>
    <w:p w:rsidR="00D3008D" w:rsidRDefault="00D3008D" w:rsidP="00D3008D">
      <w:pPr>
        <w:keepNext/>
        <w:spacing w:after="0" w:line="360" w:lineRule="auto"/>
        <w:ind w:firstLine="1134"/>
        <w:jc w:val="both"/>
        <w:rPr>
          <w:sz w:val="24"/>
          <w:szCs w:val="24"/>
        </w:rPr>
      </w:pPr>
    </w:p>
    <w:p w:rsidR="00614254" w:rsidRDefault="00614254" w:rsidP="00614254">
      <w:pPr>
        <w:pStyle w:val="Recuodecorpodetexto3"/>
        <w:ind w:left="0" w:firstLine="1134"/>
        <w:jc w:val="both"/>
        <w:rPr>
          <w:rFonts w:ascii="Arial" w:hAnsi="Arial" w:cs="Arial"/>
          <w:b/>
          <w:sz w:val="24"/>
          <w:szCs w:val="24"/>
        </w:rPr>
      </w:pPr>
    </w:p>
    <w:p w:rsidR="00D3008D" w:rsidRPr="00614254" w:rsidRDefault="00D3008D" w:rsidP="00614254">
      <w:pPr>
        <w:pStyle w:val="Recuodecorpodetexto3"/>
        <w:ind w:left="0" w:firstLine="1134"/>
        <w:jc w:val="both"/>
        <w:rPr>
          <w:rFonts w:ascii="Arial" w:hAnsi="Arial" w:cs="Arial"/>
          <w:b/>
          <w:sz w:val="24"/>
          <w:szCs w:val="24"/>
        </w:rPr>
      </w:pPr>
      <w:r w:rsidRPr="00614254">
        <w:rPr>
          <w:rFonts w:ascii="Arial" w:hAnsi="Arial" w:cs="Arial"/>
          <w:b/>
          <w:sz w:val="24"/>
          <w:szCs w:val="24"/>
        </w:rPr>
        <w:t>Questão 13 - Indique a relevância dos resultados da sua busca por meio do “Pesquise no site”:</w:t>
      </w:r>
    </w:p>
    <w:p w:rsidR="00D3008D" w:rsidRDefault="00D3008D" w:rsidP="00D3008D">
      <w:pPr>
        <w:spacing w:after="0" w:line="360" w:lineRule="auto"/>
        <w:ind w:firstLine="1134"/>
        <w:jc w:val="both"/>
        <w:rPr>
          <w:rFonts w:ascii="Arial" w:hAnsi="Arial" w:cs="Arial"/>
          <w:sz w:val="24"/>
          <w:szCs w:val="24"/>
        </w:rPr>
      </w:pPr>
      <w:r w:rsidRPr="000D76BF">
        <w:rPr>
          <w:rFonts w:ascii="Arial" w:hAnsi="Arial" w:cs="Arial"/>
          <w:sz w:val="24"/>
          <w:szCs w:val="24"/>
        </w:rPr>
        <w:t>Nessa última questão que avaliava por escala, os experimentadores os indicariam o grau de relevância dos resultados obtidos através do uso da opção “Pesquise no site”, entre a pesquisa realizada e o resultado da busca através de índice com escala de 0 a 10, sendo</w:t>
      </w:r>
      <w:r>
        <w:rPr>
          <w:rFonts w:ascii="Arial" w:hAnsi="Arial" w:cs="Arial"/>
          <w:sz w:val="24"/>
          <w:szCs w:val="24"/>
        </w:rPr>
        <w:t xml:space="preserve"> </w:t>
      </w:r>
      <w:r w:rsidRPr="000D76BF">
        <w:rPr>
          <w:rFonts w:ascii="Arial" w:hAnsi="Arial" w:cs="Arial"/>
          <w:sz w:val="24"/>
          <w:szCs w:val="24"/>
        </w:rPr>
        <w:t xml:space="preserve">0 para nenhuma relevância e 10 no caso de atendimento das suas expectativas. </w:t>
      </w:r>
    </w:p>
    <w:p w:rsidR="00D3008D" w:rsidRPr="000D76BF" w:rsidRDefault="00D3008D" w:rsidP="00D3008D">
      <w:pPr>
        <w:spacing w:after="0" w:line="360" w:lineRule="auto"/>
        <w:ind w:firstLine="1134"/>
        <w:jc w:val="both"/>
        <w:rPr>
          <w:rFonts w:ascii="Arial" w:hAnsi="Arial" w:cs="Arial"/>
          <w:sz w:val="24"/>
          <w:szCs w:val="24"/>
        </w:rPr>
      </w:pPr>
      <w:r w:rsidRPr="000D76BF">
        <w:rPr>
          <w:rFonts w:ascii="Arial" w:hAnsi="Arial" w:cs="Arial"/>
          <w:sz w:val="24"/>
          <w:szCs w:val="24"/>
        </w:rPr>
        <w:t xml:space="preserve">Dentre os 50 </w:t>
      </w:r>
      <w:r>
        <w:rPr>
          <w:rFonts w:ascii="Arial" w:hAnsi="Arial" w:cs="Arial"/>
          <w:sz w:val="24"/>
          <w:szCs w:val="24"/>
        </w:rPr>
        <w:t>respondedores</w:t>
      </w:r>
      <w:r w:rsidRPr="000D76BF">
        <w:rPr>
          <w:rFonts w:ascii="Arial" w:hAnsi="Arial" w:cs="Arial"/>
          <w:sz w:val="24"/>
          <w:szCs w:val="24"/>
        </w:rPr>
        <w:t>, 8 pessoas responderam que não possuíram dificuldade alguma, correspondente a 0 e Outras 4 pessoas tiveram o grau de dificuldade igual a 3. Duas pessoas indicaram possuir um índice de dificuldade na busca consideravelmente alto, marcando 9 e apenas uma pessoa indicou o grau de dificuldade alta, pontuando 10.</w:t>
      </w:r>
    </w:p>
    <w:p w:rsidR="00D3008D" w:rsidRDefault="00D3008D"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Default="00614254" w:rsidP="00D3008D">
      <w:pPr>
        <w:spacing w:after="0" w:line="360" w:lineRule="auto"/>
        <w:jc w:val="both"/>
        <w:rPr>
          <w:sz w:val="24"/>
          <w:szCs w:val="24"/>
        </w:rPr>
      </w:pPr>
    </w:p>
    <w:p w:rsidR="00614254" w:rsidRPr="00614254" w:rsidRDefault="00614254" w:rsidP="00614254">
      <w:pPr>
        <w:pStyle w:val="Legenda"/>
        <w:keepNext/>
        <w:spacing w:after="0"/>
        <w:rPr>
          <w:rFonts w:ascii="Arial" w:hAnsi="Arial" w:cs="Arial"/>
          <w:b w:val="0"/>
        </w:rPr>
      </w:pPr>
    </w:p>
    <w:tbl>
      <w:tblPr>
        <w:tblW w:w="0" w:type="auto"/>
        <w:jc w:val="center"/>
        <w:tblLook w:val="04A0" w:firstRow="1" w:lastRow="0" w:firstColumn="1" w:lastColumn="0" w:noHBand="0" w:noVBand="1"/>
      </w:tblPr>
      <w:tblGrid>
        <w:gridCol w:w="8691"/>
      </w:tblGrid>
      <w:tr w:rsidR="00D3008D" w:rsidRPr="00476B1C" w:rsidTr="00614254">
        <w:trPr>
          <w:jc w:val="center"/>
        </w:trPr>
        <w:tc>
          <w:tcPr>
            <w:tcW w:w="8691" w:type="dxa"/>
            <w:shd w:val="clear" w:color="auto" w:fill="auto"/>
            <w:vAlign w:val="center"/>
          </w:tcPr>
          <w:p w:rsidR="00D3008D" w:rsidRPr="00476B1C" w:rsidRDefault="00614254" w:rsidP="00614254">
            <w:pPr>
              <w:pStyle w:val="Legenda"/>
              <w:spacing w:after="0"/>
              <w:jc w:val="center"/>
              <w:rPr>
                <w:b w:val="0"/>
                <w:bCs w:val="0"/>
                <w:color w:val="000000"/>
              </w:rPr>
            </w:pPr>
            <w:bookmarkStart w:id="88" w:name="_Toc371424599"/>
            <w:r w:rsidRPr="00614254">
              <w:rPr>
                <w:rFonts w:ascii="Arial" w:hAnsi="Arial" w:cs="Arial"/>
                <w:b w:val="0"/>
              </w:rPr>
              <w:t xml:space="preserve">Figura </w:t>
            </w:r>
            <w:r w:rsidRPr="00614254">
              <w:rPr>
                <w:rFonts w:ascii="Arial" w:hAnsi="Arial" w:cs="Arial"/>
                <w:b w:val="0"/>
              </w:rPr>
              <w:fldChar w:fldCharType="begin"/>
            </w:r>
            <w:r w:rsidRPr="00614254">
              <w:rPr>
                <w:rFonts w:ascii="Arial" w:hAnsi="Arial" w:cs="Arial"/>
                <w:b w:val="0"/>
              </w:rPr>
              <w:instrText xml:space="preserve"> SEQ Figura \* ARABIC </w:instrText>
            </w:r>
            <w:r w:rsidRPr="00614254">
              <w:rPr>
                <w:rFonts w:ascii="Arial" w:hAnsi="Arial" w:cs="Arial"/>
                <w:b w:val="0"/>
              </w:rPr>
              <w:fldChar w:fldCharType="separate"/>
            </w:r>
            <w:r w:rsidR="00107A83">
              <w:rPr>
                <w:rFonts w:ascii="Arial" w:hAnsi="Arial" w:cs="Arial"/>
                <w:b w:val="0"/>
                <w:noProof/>
              </w:rPr>
              <w:t>30</w:t>
            </w:r>
            <w:r w:rsidRPr="00614254">
              <w:rPr>
                <w:rFonts w:ascii="Arial" w:hAnsi="Arial" w:cs="Arial"/>
                <w:b w:val="0"/>
              </w:rPr>
              <w:fldChar w:fldCharType="end"/>
            </w:r>
            <w:r w:rsidRPr="00614254">
              <w:rPr>
                <w:rFonts w:ascii="Arial" w:hAnsi="Arial" w:cs="Arial"/>
                <w:b w:val="0"/>
              </w:rPr>
              <w:t xml:space="preserve"> - Relevância dos resultados de busca por meio de “Pesquise no site".</w:t>
            </w:r>
            <w:bookmarkEnd w:id="88"/>
          </w:p>
        </w:tc>
      </w:tr>
      <w:tr w:rsidR="00D3008D" w:rsidRPr="00476B1C" w:rsidTr="00614254">
        <w:trPr>
          <w:jc w:val="center"/>
        </w:trPr>
        <w:tc>
          <w:tcPr>
            <w:tcW w:w="8691" w:type="dxa"/>
            <w:shd w:val="clear" w:color="auto" w:fill="auto"/>
            <w:vAlign w:val="center"/>
          </w:tcPr>
          <w:p w:rsidR="00D3008D" w:rsidRPr="00476B1C" w:rsidRDefault="00143A85" w:rsidP="00F82717">
            <w:pPr>
              <w:spacing w:after="0" w:line="240" w:lineRule="auto"/>
              <w:ind w:right="90"/>
              <w:jc w:val="center"/>
              <w:rPr>
                <w:rFonts w:ascii="Arial" w:hAnsi="Arial" w:cs="Arial"/>
                <w:sz w:val="20"/>
                <w:szCs w:val="20"/>
              </w:rPr>
            </w:pPr>
            <w:r>
              <w:rPr>
                <w:rFonts w:ascii="Arial" w:hAnsi="Arial" w:cs="Arial"/>
                <w:noProof/>
                <w:sz w:val="20"/>
                <w:szCs w:val="20"/>
                <w:lang w:eastAsia="pt-BR"/>
              </w:rPr>
              <w:drawing>
                <wp:inline distT="0" distB="0" distL="0" distR="0" wp14:anchorId="46E721D1" wp14:editId="2C091B34">
                  <wp:extent cx="5324475" cy="26670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2667000"/>
                          </a:xfrm>
                          <a:prstGeom prst="rect">
                            <a:avLst/>
                          </a:prstGeom>
                          <a:noFill/>
                          <a:ln>
                            <a:noFill/>
                          </a:ln>
                        </pic:spPr>
                      </pic:pic>
                    </a:graphicData>
                  </a:graphic>
                </wp:inline>
              </w:drawing>
            </w:r>
          </w:p>
        </w:tc>
      </w:tr>
      <w:tr w:rsidR="00D3008D" w:rsidRPr="00476B1C" w:rsidTr="00614254">
        <w:trPr>
          <w:jc w:val="center"/>
        </w:trPr>
        <w:tc>
          <w:tcPr>
            <w:tcW w:w="8691" w:type="dxa"/>
            <w:shd w:val="clear" w:color="auto" w:fill="auto"/>
            <w:vAlign w:val="center"/>
          </w:tcPr>
          <w:p w:rsidR="00D3008D" w:rsidRPr="00476B1C" w:rsidRDefault="00D3008D" w:rsidP="00F82717">
            <w:pPr>
              <w:spacing w:after="0" w:line="240" w:lineRule="auto"/>
              <w:ind w:right="90"/>
              <w:jc w:val="center"/>
              <w:rPr>
                <w:rFonts w:ascii="Arial" w:hAnsi="Arial" w:cs="Arial"/>
                <w:sz w:val="20"/>
                <w:szCs w:val="20"/>
              </w:rPr>
            </w:pPr>
            <w:r w:rsidRPr="00476B1C">
              <w:rPr>
                <w:rFonts w:ascii="Arial" w:hAnsi="Arial" w:cs="Arial"/>
                <w:sz w:val="20"/>
                <w:szCs w:val="20"/>
              </w:rPr>
              <w:t>Fonte: Elaborado pelo autor, 2013.</w:t>
            </w:r>
          </w:p>
        </w:tc>
      </w:tr>
    </w:tbl>
    <w:p w:rsidR="00D3008D" w:rsidRDefault="00D3008D" w:rsidP="00D3008D">
      <w:pPr>
        <w:spacing w:line="360" w:lineRule="auto"/>
        <w:ind w:right="90"/>
        <w:jc w:val="both"/>
        <w:rPr>
          <w:sz w:val="24"/>
          <w:szCs w:val="24"/>
        </w:rPr>
      </w:pPr>
    </w:p>
    <w:p w:rsidR="00D3008D" w:rsidRPr="006B49D2" w:rsidRDefault="00D3008D" w:rsidP="006B49D2">
      <w:pPr>
        <w:pStyle w:val="Ttulo2"/>
        <w:spacing w:before="0" w:line="360" w:lineRule="auto"/>
        <w:rPr>
          <w:rFonts w:ascii="Arial" w:hAnsi="Arial" w:cs="Arial"/>
          <w:b w:val="0"/>
          <w:caps/>
          <w:sz w:val="24"/>
          <w:szCs w:val="24"/>
        </w:rPr>
      </w:pPr>
      <w:bookmarkStart w:id="89" w:name="_Toc371444570"/>
      <w:r w:rsidRPr="006B49D2">
        <w:rPr>
          <w:rFonts w:ascii="Arial" w:hAnsi="Arial" w:cs="Arial"/>
          <w:b w:val="0"/>
          <w:caps/>
          <w:sz w:val="24"/>
          <w:szCs w:val="24"/>
        </w:rPr>
        <w:t>8.4 ANÁLISE DOS Resultados do questionário da 2ª etapa.</w:t>
      </w:r>
      <w:bookmarkEnd w:id="89"/>
    </w:p>
    <w:p w:rsidR="00D3008D" w:rsidRDefault="00D3008D" w:rsidP="00D3008D">
      <w:pPr>
        <w:spacing w:after="0" w:line="360" w:lineRule="auto"/>
        <w:jc w:val="both"/>
        <w:rPr>
          <w:rFonts w:ascii="Arial" w:hAnsi="Arial" w:cs="Arial"/>
          <w:sz w:val="24"/>
          <w:szCs w:val="24"/>
        </w:rPr>
      </w:pPr>
    </w:p>
    <w:p w:rsidR="00D3008D" w:rsidRPr="007D12B5" w:rsidRDefault="00D3008D" w:rsidP="00D3008D">
      <w:pPr>
        <w:spacing w:after="0" w:line="360" w:lineRule="auto"/>
        <w:ind w:firstLine="1134"/>
        <w:jc w:val="both"/>
        <w:rPr>
          <w:rFonts w:ascii="Arial" w:hAnsi="Arial" w:cs="Arial"/>
          <w:b/>
          <w:sz w:val="24"/>
          <w:szCs w:val="24"/>
        </w:rPr>
      </w:pPr>
      <w:r w:rsidRPr="007D12B5">
        <w:rPr>
          <w:rFonts w:ascii="Arial" w:hAnsi="Arial" w:cs="Arial"/>
          <w:b/>
          <w:sz w:val="24"/>
          <w:szCs w:val="24"/>
        </w:rPr>
        <w:t xml:space="preserve">Questão </w:t>
      </w:r>
      <w:r>
        <w:rPr>
          <w:rFonts w:ascii="Arial" w:hAnsi="Arial" w:cs="Arial"/>
          <w:b/>
          <w:sz w:val="24"/>
          <w:szCs w:val="24"/>
        </w:rPr>
        <w:t xml:space="preserve">nº </w:t>
      </w:r>
      <w:r w:rsidRPr="007D12B5">
        <w:rPr>
          <w:rFonts w:ascii="Arial" w:hAnsi="Arial" w:cs="Arial"/>
          <w:b/>
          <w:sz w:val="24"/>
          <w:szCs w:val="24"/>
        </w:rPr>
        <w:t>01 – Qual a sua escolaridade?</w:t>
      </w:r>
    </w:p>
    <w:p w:rsidR="00D3008D" w:rsidRDefault="00D3008D" w:rsidP="00D3008D">
      <w:pPr>
        <w:pStyle w:val="Recuodecorpodetexto2"/>
      </w:pPr>
      <w:r w:rsidRPr="00860528">
        <w:t xml:space="preserve">O nível de escolaridade dos </w:t>
      </w:r>
      <w:r>
        <w:t>respondedores</w:t>
      </w:r>
      <w:r w:rsidRPr="00860528">
        <w:t xml:space="preserve">, </w:t>
      </w:r>
      <w:r>
        <w:t>que</w:t>
      </w:r>
      <w:r w:rsidRPr="00860528">
        <w:t xml:space="preserve"> poderiam escolher e</w:t>
      </w:r>
      <w:r>
        <w:t xml:space="preserve">ntre a escolaridade já completa </w:t>
      </w:r>
      <w:r w:rsidRPr="00860528">
        <w:t>(Ensino M</w:t>
      </w:r>
      <w:r>
        <w:t>édio) e a incompleta (Superior) no gráfico somam 85</w:t>
      </w:r>
      <w:r w:rsidRPr="00860528">
        <w:t xml:space="preserve">% </w:t>
      </w:r>
      <w:r>
        <w:t>os alunos do curso Superior e 2</w:t>
      </w:r>
      <w:r w:rsidRPr="00860528">
        <w:t>% de Ensino Médio.</w:t>
      </w:r>
    </w:p>
    <w:p w:rsidR="00D3008D" w:rsidRDefault="00D3008D" w:rsidP="00D3008D">
      <w:pPr>
        <w:spacing w:line="360" w:lineRule="auto"/>
        <w:jc w:val="both"/>
        <w:rPr>
          <w:rFonts w:ascii="Arial" w:hAnsi="Arial" w:cs="Arial"/>
          <w:sz w:val="24"/>
          <w:szCs w:val="24"/>
        </w:rPr>
      </w:pPr>
    </w:p>
    <w:tbl>
      <w:tblPr>
        <w:tblW w:w="0" w:type="auto"/>
        <w:tblLook w:val="04A0" w:firstRow="1" w:lastRow="0" w:firstColumn="1" w:lastColumn="0" w:noHBand="0" w:noVBand="1"/>
      </w:tblPr>
      <w:tblGrid>
        <w:gridCol w:w="8644"/>
      </w:tblGrid>
      <w:tr w:rsidR="00D3008D" w:rsidRPr="00614254" w:rsidTr="00F82717">
        <w:trPr>
          <w:trHeight w:val="235"/>
        </w:trPr>
        <w:tc>
          <w:tcPr>
            <w:tcW w:w="8644" w:type="dxa"/>
            <w:shd w:val="clear" w:color="auto" w:fill="auto"/>
            <w:vAlign w:val="center"/>
          </w:tcPr>
          <w:p w:rsidR="00D3008D" w:rsidRPr="00614254" w:rsidRDefault="00614254" w:rsidP="00614254">
            <w:pPr>
              <w:pStyle w:val="Legenda"/>
              <w:jc w:val="center"/>
              <w:rPr>
                <w:rFonts w:ascii="Arial" w:hAnsi="Arial" w:cs="Arial"/>
                <w:b w:val="0"/>
                <w:bCs w:val="0"/>
                <w:color w:val="000000"/>
              </w:rPr>
            </w:pPr>
            <w:bookmarkStart w:id="90" w:name="_Toc371424600"/>
            <w:r w:rsidRPr="00614254">
              <w:rPr>
                <w:rFonts w:ascii="Arial" w:hAnsi="Arial" w:cs="Arial"/>
                <w:b w:val="0"/>
              </w:rPr>
              <w:t xml:space="preserve">Figura </w:t>
            </w:r>
            <w:r w:rsidRPr="00614254">
              <w:rPr>
                <w:rFonts w:ascii="Arial" w:hAnsi="Arial" w:cs="Arial"/>
                <w:b w:val="0"/>
              </w:rPr>
              <w:fldChar w:fldCharType="begin"/>
            </w:r>
            <w:r w:rsidRPr="00614254">
              <w:rPr>
                <w:rFonts w:ascii="Arial" w:hAnsi="Arial" w:cs="Arial"/>
                <w:b w:val="0"/>
              </w:rPr>
              <w:instrText xml:space="preserve"> SEQ Figura \* ARABIC </w:instrText>
            </w:r>
            <w:r w:rsidRPr="00614254">
              <w:rPr>
                <w:rFonts w:ascii="Arial" w:hAnsi="Arial" w:cs="Arial"/>
                <w:b w:val="0"/>
              </w:rPr>
              <w:fldChar w:fldCharType="separate"/>
            </w:r>
            <w:r w:rsidR="00107A83">
              <w:rPr>
                <w:rFonts w:ascii="Arial" w:hAnsi="Arial" w:cs="Arial"/>
                <w:b w:val="0"/>
                <w:noProof/>
              </w:rPr>
              <w:t>31</w:t>
            </w:r>
            <w:r w:rsidRPr="00614254">
              <w:rPr>
                <w:rFonts w:ascii="Arial" w:hAnsi="Arial" w:cs="Arial"/>
                <w:b w:val="0"/>
              </w:rPr>
              <w:fldChar w:fldCharType="end"/>
            </w:r>
            <w:r w:rsidRPr="00614254">
              <w:rPr>
                <w:rFonts w:ascii="Arial" w:hAnsi="Arial" w:cs="Arial"/>
                <w:b w:val="0"/>
              </w:rPr>
              <w:t xml:space="preserve"> - Escolaridade dos respondedores.</w:t>
            </w:r>
            <w:bookmarkEnd w:id="90"/>
          </w:p>
        </w:tc>
      </w:tr>
      <w:tr w:rsidR="00D3008D" w:rsidRPr="00614254" w:rsidTr="00F82717">
        <w:trPr>
          <w:trHeight w:val="377"/>
        </w:trPr>
        <w:tc>
          <w:tcPr>
            <w:tcW w:w="8644" w:type="dxa"/>
            <w:shd w:val="clear" w:color="auto" w:fill="auto"/>
            <w:vAlign w:val="center"/>
          </w:tcPr>
          <w:p w:rsidR="00D3008D" w:rsidRPr="00614254" w:rsidRDefault="00143A85" w:rsidP="00F82717">
            <w:pPr>
              <w:spacing w:after="0" w:line="240" w:lineRule="auto"/>
              <w:jc w:val="center"/>
              <w:rPr>
                <w:rFonts w:ascii="Arial" w:hAnsi="Arial" w:cs="Arial"/>
              </w:rPr>
            </w:pPr>
            <w:r>
              <w:rPr>
                <w:rFonts w:ascii="Arial" w:hAnsi="Arial" w:cs="Arial"/>
                <w:noProof/>
                <w:lang w:eastAsia="pt-BR"/>
              </w:rPr>
              <w:drawing>
                <wp:anchor distT="0" distB="0" distL="114300" distR="114300" simplePos="0" relativeHeight="251662336" behindDoc="0" locked="0" layoutInCell="1" allowOverlap="1" wp14:anchorId="74657048" wp14:editId="7291648D">
                  <wp:simplePos x="0" y="0"/>
                  <wp:positionH relativeFrom="margin">
                    <wp:align>center</wp:align>
                  </wp:positionH>
                  <wp:positionV relativeFrom="margin">
                    <wp:align>center</wp:align>
                  </wp:positionV>
                  <wp:extent cx="5267325" cy="1838325"/>
                  <wp:effectExtent l="19050" t="19050" r="9525" b="9525"/>
                  <wp:wrapSquare wrapText="bothSides"/>
                  <wp:docPr id="31" name="Imagem 24" descr="QUESTÃO01-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STÃO01-QUEST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8383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r w:rsidR="00D3008D" w:rsidRPr="00614254" w:rsidTr="00F82717">
        <w:tc>
          <w:tcPr>
            <w:tcW w:w="8644" w:type="dxa"/>
            <w:shd w:val="clear" w:color="auto" w:fill="auto"/>
          </w:tcPr>
          <w:p w:rsidR="00D3008D" w:rsidRPr="00614254" w:rsidRDefault="00D3008D" w:rsidP="00F82717">
            <w:pPr>
              <w:spacing w:after="0" w:line="240" w:lineRule="auto"/>
              <w:jc w:val="center"/>
              <w:rPr>
                <w:rFonts w:ascii="Arial" w:hAnsi="Arial" w:cs="Arial"/>
                <w:sz w:val="20"/>
                <w:szCs w:val="20"/>
              </w:rPr>
            </w:pPr>
            <w:r w:rsidRPr="00614254">
              <w:rPr>
                <w:rFonts w:ascii="Arial" w:hAnsi="Arial" w:cs="Arial"/>
                <w:sz w:val="20"/>
                <w:szCs w:val="20"/>
              </w:rPr>
              <w:t>Fonte: Elaborado pelo autor, 2013.</w:t>
            </w:r>
          </w:p>
        </w:tc>
      </w:tr>
    </w:tbl>
    <w:p w:rsidR="00D3008D" w:rsidRDefault="00D3008D" w:rsidP="00D3008D">
      <w:pPr>
        <w:spacing w:line="360" w:lineRule="auto"/>
        <w:jc w:val="both"/>
      </w:pPr>
    </w:p>
    <w:p w:rsidR="00D3008D" w:rsidRDefault="00D3008D" w:rsidP="00D3008D">
      <w:pPr>
        <w:spacing w:line="360" w:lineRule="auto"/>
        <w:jc w:val="both"/>
      </w:pPr>
    </w:p>
    <w:p w:rsidR="00D3008D" w:rsidRPr="0061354E" w:rsidRDefault="00614254" w:rsidP="00D3008D">
      <w:pPr>
        <w:spacing w:after="0" w:line="360" w:lineRule="auto"/>
        <w:ind w:firstLine="1134"/>
        <w:jc w:val="both"/>
        <w:rPr>
          <w:rFonts w:ascii="Arial" w:hAnsi="Arial" w:cs="Arial"/>
          <w:b/>
          <w:sz w:val="24"/>
          <w:szCs w:val="24"/>
        </w:rPr>
      </w:pPr>
      <w:r>
        <w:rPr>
          <w:rFonts w:ascii="Arial" w:hAnsi="Arial" w:cs="Arial"/>
          <w:b/>
          <w:sz w:val="24"/>
          <w:szCs w:val="24"/>
        </w:rPr>
        <w:lastRenderedPageBreak/>
        <w:t>Q</w:t>
      </w:r>
      <w:r w:rsidR="00D3008D" w:rsidRPr="0061354E">
        <w:rPr>
          <w:rFonts w:ascii="Arial" w:hAnsi="Arial" w:cs="Arial"/>
          <w:b/>
          <w:sz w:val="24"/>
          <w:szCs w:val="24"/>
        </w:rPr>
        <w:t xml:space="preserve">uestão nº 02 - Qual a sua idade? </w:t>
      </w:r>
    </w:p>
    <w:p w:rsidR="00D3008D" w:rsidRDefault="00D3008D" w:rsidP="00D3008D">
      <w:pPr>
        <w:pStyle w:val="Recuodecorpodetexto"/>
      </w:pPr>
      <w:r w:rsidRPr="00286914">
        <w:t>Os critérios para p</w:t>
      </w:r>
      <w:r>
        <w:t>reenchimento desta questão ofereciam</w:t>
      </w:r>
      <w:r w:rsidRPr="00286914">
        <w:t xml:space="preserve"> como opção de resposta: “11 a 20”, “21 a 30”, “31 a 40” e “41 a 50”. </w:t>
      </w:r>
    </w:p>
    <w:p w:rsidR="00D3008D" w:rsidRDefault="00D3008D" w:rsidP="00D3008D">
      <w:pPr>
        <w:pStyle w:val="Recuodecorpodetexto"/>
      </w:pPr>
      <w:r>
        <w:t>As</w:t>
      </w:r>
      <w:r w:rsidRPr="00286914">
        <w:t xml:space="preserve"> maior</w:t>
      </w:r>
      <w:r>
        <w:t>es</w:t>
      </w:r>
      <w:r w:rsidRPr="00286914">
        <w:t xml:space="preserve"> incidência</w:t>
      </w:r>
      <w:r>
        <w:t xml:space="preserve">s nestes registrados somam </w:t>
      </w:r>
      <w:r w:rsidRPr="00286914">
        <w:t>n</w:t>
      </w:r>
      <w:r>
        <w:t>o índice de</w:t>
      </w:r>
      <w:r w:rsidRPr="00286914">
        <w:t xml:space="preserve"> idade entre</w:t>
      </w:r>
      <w:r>
        <w:t xml:space="preserve"> 11 a 20 e 21 a 30 anos, totalizando 46% das respostas cada.</w:t>
      </w:r>
      <w:r w:rsidRPr="00286914">
        <w:t xml:space="preserve"> </w:t>
      </w:r>
      <w:r>
        <w:t>O menor</w:t>
      </w:r>
      <w:r w:rsidRPr="00286914">
        <w:t xml:space="preserve"> </w:t>
      </w:r>
      <w:r>
        <w:t>registro foi o de idade entre 31 e 5</w:t>
      </w:r>
      <w:r w:rsidRPr="00286914">
        <w:t>0 anos. Não houve registros para alunos com idade entre 41 a 50 anos.</w:t>
      </w:r>
    </w:p>
    <w:p w:rsidR="00614254" w:rsidRDefault="00614254" w:rsidP="00614254">
      <w:pPr>
        <w:pStyle w:val="Legenda"/>
        <w:keepNext/>
      </w:pPr>
    </w:p>
    <w:tbl>
      <w:tblPr>
        <w:tblW w:w="0" w:type="auto"/>
        <w:tblLook w:val="04A0" w:firstRow="1" w:lastRow="0" w:firstColumn="1" w:lastColumn="0" w:noHBand="0" w:noVBand="1"/>
      </w:tblPr>
      <w:tblGrid>
        <w:gridCol w:w="8659"/>
      </w:tblGrid>
      <w:tr w:rsidR="00D3008D" w:rsidRPr="00614254" w:rsidTr="00F82717">
        <w:trPr>
          <w:trHeight w:val="240"/>
        </w:trPr>
        <w:tc>
          <w:tcPr>
            <w:tcW w:w="8659" w:type="dxa"/>
            <w:shd w:val="clear" w:color="auto" w:fill="auto"/>
          </w:tcPr>
          <w:p w:rsidR="00D3008D" w:rsidRPr="00614254" w:rsidRDefault="00614254" w:rsidP="00614254">
            <w:pPr>
              <w:spacing w:after="0" w:line="240" w:lineRule="auto"/>
              <w:jc w:val="center"/>
              <w:rPr>
                <w:rFonts w:ascii="Arial" w:hAnsi="Arial" w:cs="Arial"/>
                <w:sz w:val="20"/>
                <w:szCs w:val="20"/>
              </w:rPr>
            </w:pPr>
            <w:bookmarkStart w:id="91" w:name="_Toc371424601"/>
            <w:r w:rsidRPr="00614254">
              <w:rPr>
                <w:rFonts w:ascii="Arial" w:hAnsi="Arial" w:cs="Arial"/>
                <w:sz w:val="20"/>
                <w:szCs w:val="20"/>
              </w:rPr>
              <w:t xml:space="preserve">Figura </w:t>
            </w:r>
            <w:r w:rsidRPr="00614254">
              <w:rPr>
                <w:rFonts w:ascii="Arial" w:hAnsi="Arial" w:cs="Arial"/>
                <w:sz w:val="20"/>
                <w:szCs w:val="20"/>
              </w:rPr>
              <w:fldChar w:fldCharType="begin"/>
            </w:r>
            <w:r w:rsidRPr="00614254">
              <w:rPr>
                <w:rFonts w:ascii="Arial" w:hAnsi="Arial" w:cs="Arial"/>
                <w:sz w:val="20"/>
                <w:szCs w:val="20"/>
              </w:rPr>
              <w:instrText xml:space="preserve"> SEQ Figura \* ARABIC </w:instrText>
            </w:r>
            <w:r w:rsidRPr="00614254">
              <w:rPr>
                <w:rFonts w:ascii="Arial" w:hAnsi="Arial" w:cs="Arial"/>
                <w:sz w:val="20"/>
                <w:szCs w:val="20"/>
              </w:rPr>
              <w:fldChar w:fldCharType="separate"/>
            </w:r>
            <w:r w:rsidR="00107A83">
              <w:rPr>
                <w:rFonts w:ascii="Arial" w:hAnsi="Arial" w:cs="Arial"/>
                <w:noProof/>
                <w:sz w:val="20"/>
                <w:szCs w:val="20"/>
              </w:rPr>
              <w:t>32</w:t>
            </w:r>
            <w:r w:rsidRPr="00614254">
              <w:rPr>
                <w:rFonts w:ascii="Arial" w:hAnsi="Arial" w:cs="Arial"/>
                <w:sz w:val="20"/>
                <w:szCs w:val="20"/>
              </w:rPr>
              <w:fldChar w:fldCharType="end"/>
            </w:r>
            <w:r w:rsidRPr="00614254">
              <w:rPr>
                <w:rFonts w:ascii="Arial" w:hAnsi="Arial" w:cs="Arial"/>
                <w:sz w:val="20"/>
                <w:szCs w:val="20"/>
              </w:rPr>
              <w:t xml:space="preserve"> - Idade.</w:t>
            </w:r>
            <w:bookmarkEnd w:id="91"/>
          </w:p>
        </w:tc>
      </w:tr>
      <w:tr w:rsidR="00D3008D" w:rsidRPr="00614254" w:rsidTr="00F82717">
        <w:trPr>
          <w:trHeight w:val="403"/>
        </w:trPr>
        <w:tc>
          <w:tcPr>
            <w:tcW w:w="8659" w:type="dxa"/>
            <w:shd w:val="clear" w:color="auto" w:fill="auto"/>
            <w:vAlign w:val="bottom"/>
          </w:tcPr>
          <w:p w:rsidR="00D3008D" w:rsidRPr="00614254" w:rsidRDefault="00143A85" w:rsidP="00F82717">
            <w:pPr>
              <w:spacing w:after="0" w:line="240" w:lineRule="auto"/>
              <w:jc w:val="center"/>
              <w:rPr>
                <w:rFonts w:ascii="Arial" w:hAnsi="Arial" w:cs="Arial"/>
                <w:sz w:val="20"/>
                <w:szCs w:val="20"/>
              </w:rPr>
            </w:pPr>
            <w:r>
              <w:rPr>
                <w:rFonts w:ascii="Arial" w:hAnsi="Arial" w:cs="Arial"/>
                <w:noProof/>
                <w:sz w:val="20"/>
                <w:szCs w:val="20"/>
                <w:lang w:eastAsia="pt-BR"/>
              </w:rPr>
              <w:drawing>
                <wp:anchor distT="0" distB="0" distL="114300" distR="114300" simplePos="0" relativeHeight="251663360" behindDoc="0" locked="0" layoutInCell="1" allowOverlap="1" wp14:anchorId="4ECB72BA" wp14:editId="6DFD2CFF">
                  <wp:simplePos x="0" y="0"/>
                  <wp:positionH relativeFrom="margin">
                    <wp:posOffset>183515</wp:posOffset>
                  </wp:positionH>
                  <wp:positionV relativeFrom="margin">
                    <wp:posOffset>32385</wp:posOffset>
                  </wp:positionV>
                  <wp:extent cx="5010150" cy="1905000"/>
                  <wp:effectExtent l="19050" t="19050" r="0" b="0"/>
                  <wp:wrapSquare wrapText="bothSides"/>
                  <wp:docPr id="30" name="Imagem 25" descr="QUESTAO02-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ESTAO02-QUEST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0150" cy="1905000"/>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r w:rsidR="00D3008D" w:rsidRPr="00614254" w:rsidTr="00F82717">
        <w:trPr>
          <w:trHeight w:val="240"/>
        </w:trPr>
        <w:tc>
          <w:tcPr>
            <w:tcW w:w="8659" w:type="dxa"/>
            <w:shd w:val="clear" w:color="auto" w:fill="auto"/>
          </w:tcPr>
          <w:p w:rsidR="00D3008D" w:rsidRPr="00614254" w:rsidRDefault="00D3008D" w:rsidP="00F82717">
            <w:pPr>
              <w:spacing w:after="0" w:line="240" w:lineRule="auto"/>
              <w:jc w:val="center"/>
              <w:rPr>
                <w:rFonts w:ascii="Arial" w:hAnsi="Arial" w:cs="Arial"/>
                <w:sz w:val="20"/>
                <w:szCs w:val="20"/>
              </w:rPr>
            </w:pPr>
            <w:r w:rsidRPr="00614254">
              <w:rPr>
                <w:rFonts w:ascii="Arial" w:hAnsi="Arial" w:cs="Arial"/>
                <w:sz w:val="20"/>
                <w:szCs w:val="20"/>
              </w:rPr>
              <w:t>Fonte: Elaborado pelo autor, 2013.</w:t>
            </w:r>
          </w:p>
        </w:tc>
      </w:tr>
    </w:tbl>
    <w:p w:rsidR="00D3008D" w:rsidRDefault="00D3008D" w:rsidP="00D3008D">
      <w:pPr>
        <w:spacing w:line="360" w:lineRule="auto"/>
        <w:jc w:val="both"/>
      </w:pPr>
    </w:p>
    <w:p w:rsidR="00ED53DB" w:rsidRDefault="00ED53DB" w:rsidP="00D3008D">
      <w:pPr>
        <w:spacing w:after="0" w:line="360" w:lineRule="auto"/>
        <w:ind w:firstLine="1134"/>
        <w:jc w:val="both"/>
        <w:rPr>
          <w:rFonts w:ascii="Arial" w:hAnsi="Arial" w:cs="Arial"/>
          <w:b/>
          <w:sz w:val="24"/>
          <w:szCs w:val="24"/>
        </w:rPr>
      </w:pPr>
    </w:p>
    <w:p w:rsidR="00D3008D" w:rsidRPr="0061354E" w:rsidRDefault="00ED53DB" w:rsidP="00D3008D">
      <w:pPr>
        <w:spacing w:after="0" w:line="360" w:lineRule="auto"/>
        <w:ind w:firstLine="1134"/>
        <w:jc w:val="both"/>
        <w:rPr>
          <w:b/>
        </w:rPr>
      </w:pPr>
      <w:r>
        <w:rPr>
          <w:rFonts w:ascii="Arial" w:hAnsi="Arial" w:cs="Arial"/>
          <w:b/>
          <w:sz w:val="24"/>
          <w:szCs w:val="24"/>
        </w:rPr>
        <w:t>,</w:t>
      </w:r>
      <w:r w:rsidR="00D3008D" w:rsidRPr="00BA6BA2">
        <w:rPr>
          <w:rFonts w:ascii="Arial" w:hAnsi="Arial" w:cs="Arial"/>
          <w:b/>
          <w:sz w:val="24"/>
          <w:szCs w:val="24"/>
        </w:rPr>
        <w:t xml:space="preserve">Questão nº 03 </w:t>
      </w:r>
      <w:r w:rsidR="00D3008D">
        <w:rPr>
          <w:rFonts w:ascii="Arial" w:hAnsi="Arial" w:cs="Arial"/>
          <w:b/>
          <w:sz w:val="24"/>
          <w:szCs w:val="24"/>
        </w:rPr>
        <w:t xml:space="preserve">– </w:t>
      </w:r>
      <w:r w:rsidR="00D3008D" w:rsidRPr="00BA6BA2">
        <w:rPr>
          <w:rFonts w:ascii="Arial" w:hAnsi="Arial" w:cs="Arial"/>
          <w:b/>
          <w:sz w:val="24"/>
          <w:szCs w:val="24"/>
        </w:rPr>
        <w:t>Ao visitar o site, qual a informação que deseja encontrar?</w:t>
      </w:r>
    </w:p>
    <w:p w:rsidR="00D3008D" w:rsidRDefault="00D3008D" w:rsidP="00D3008D">
      <w:pPr>
        <w:pStyle w:val="Recuodecorpodetexto"/>
      </w:pPr>
      <w:r w:rsidRPr="000D3ABC">
        <w:t xml:space="preserve">Os </w:t>
      </w:r>
      <w:r>
        <w:t>respondedores</w:t>
      </w:r>
      <w:r w:rsidRPr="000D3ABC">
        <w:t xml:space="preserve"> possuíam como opções de pesquisa: “Editais de concursos”, “IPTU”, “ISSQN (imposto sobre serviços de qualquer natureza), história da cidade”, “oferta de emprego”</w:t>
      </w:r>
      <w:r>
        <w:t xml:space="preserve"> e “Secretarias/Departamentos”.</w:t>
      </w:r>
    </w:p>
    <w:p w:rsidR="00D3008D" w:rsidRPr="005D7CB3" w:rsidRDefault="00D3008D" w:rsidP="00D3008D">
      <w:pPr>
        <w:spacing w:after="0" w:line="360" w:lineRule="auto"/>
        <w:ind w:firstLine="1134"/>
        <w:jc w:val="both"/>
        <w:rPr>
          <w:rFonts w:ascii="Arial" w:hAnsi="Arial" w:cs="Arial"/>
          <w:sz w:val="24"/>
          <w:szCs w:val="24"/>
        </w:rPr>
      </w:pPr>
      <w:r>
        <w:rPr>
          <w:rFonts w:ascii="Arial" w:hAnsi="Arial" w:cs="Arial"/>
          <w:sz w:val="24"/>
          <w:szCs w:val="24"/>
        </w:rPr>
        <w:t>O</w:t>
      </w:r>
      <w:r w:rsidRPr="000D3ABC">
        <w:rPr>
          <w:rFonts w:ascii="Arial" w:hAnsi="Arial" w:cs="Arial"/>
          <w:sz w:val="24"/>
          <w:szCs w:val="24"/>
        </w:rPr>
        <w:t xml:space="preserve">s itens de pesquisa que obtiveram </w:t>
      </w:r>
      <w:r>
        <w:rPr>
          <w:rFonts w:ascii="Arial" w:hAnsi="Arial" w:cs="Arial"/>
          <w:sz w:val="24"/>
          <w:szCs w:val="24"/>
        </w:rPr>
        <w:t>resultados foram: “Editais de concursos” com 46</w:t>
      </w:r>
      <w:r w:rsidRPr="000D3ABC">
        <w:rPr>
          <w:rFonts w:ascii="Arial" w:hAnsi="Arial" w:cs="Arial"/>
          <w:sz w:val="24"/>
          <w:szCs w:val="24"/>
        </w:rPr>
        <w:t>%,</w:t>
      </w:r>
      <w:r>
        <w:rPr>
          <w:rFonts w:ascii="Arial" w:hAnsi="Arial" w:cs="Arial"/>
          <w:sz w:val="24"/>
          <w:szCs w:val="24"/>
        </w:rPr>
        <w:t xml:space="preserve"> “História da cidade” com 23% tendo “IPTU” e “Oferta de emprego” pontuado 15% cada dos 13 respondedores.</w:t>
      </w:r>
    </w:p>
    <w:p w:rsidR="00ED53DB" w:rsidRDefault="00ED53DB" w:rsidP="00ED53DB">
      <w:pPr>
        <w:pStyle w:val="Legenda"/>
        <w:keepNext/>
      </w:pPr>
    </w:p>
    <w:p w:rsidR="00ED53DB" w:rsidRDefault="00ED53DB" w:rsidP="00ED53DB"/>
    <w:p w:rsidR="00ED53DB" w:rsidRDefault="00ED53DB" w:rsidP="00ED53DB"/>
    <w:p w:rsidR="00ED53DB" w:rsidRDefault="00ED53DB" w:rsidP="00ED53DB"/>
    <w:p w:rsidR="00ED53DB" w:rsidRPr="00ED53DB" w:rsidRDefault="00ED53DB" w:rsidP="00ED53DB"/>
    <w:tbl>
      <w:tblPr>
        <w:tblW w:w="8937" w:type="dxa"/>
        <w:tblLook w:val="04A0" w:firstRow="1" w:lastRow="0" w:firstColumn="1" w:lastColumn="0" w:noHBand="0" w:noVBand="1"/>
      </w:tblPr>
      <w:tblGrid>
        <w:gridCol w:w="8937"/>
      </w:tblGrid>
      <w:tr w:rsidR="00D3008D" w:rsidRPr="0025302F" w:rsidTr="00F82717">
        <w:trPr>
          <w:trHeight w:val="168"/>
        </w:trPr>
        <w:tc>
          <w:tcPr>
            <w:tcW w:w="8937" w:type="dxa"/>
            <w:shd w:val="clear" w:color="auto" w:fill="auto"/>
          </w:tcPr>
          <w:p w:rsidR="00D3008D" w:rsidRPr="0025302F" w:rsidRDefault="00ED53DB" w:rsidP="00ED53DB">
            <w:pPr>
              <w:spacing w:after="0" w:line="240" w:lineRule="auto"/>
              <w:jc w:val="center"/>
              <w:rPr>
                <w:rFonts w:ascii="Arial" w:hAnsi="Arial" w:cs="Arial"/>
                <w:sz w:val="20"/>
                <w:szCs w:val="20"/>
              </w:rPr>
            </w:pPr>
            <w:bookmarkStart w:id="92" w:name="_Toc371424602"/>
            <w:r>
              <w:lastRenderedPageBreak/>
              <w:t xml:space="preserve">Figura </w:t>
            </w:r>
            <w:r w:rsidR="00102A04">
              <w:fldChar w:fldCharType="begin"/>
            </w:r>
            <w:r w:rsidR="00102A04">
              <w:instrText xml:space="preserve"> SEQ Figura \* ARABIC </w:instrText>
            </w:r>
            <w:r w:rsidR="00102A04">
              <w:fldChar w:fldCharType="separate"/>
            </w:r>
            <w:r w:rsidR="00107A83">
              <w:rPr>
                <w:noProof/>
              </w:rPr>
              <w:t>33</w:t>
            </w:r>
            <w:r w:rsidR="00102A04">
              <w:rPr>
                <w:noProof/>
              </w:rPr>
              <w:fldChar w:fldCharType="end"/>
            </w:r>
            <w:r>
              <w:t xml:space="preserve"> - </w:t>
            </w:r>
            <w:r w:rsidRPr="00A476FF">
              <w:t>Informações para pesquisa</w:t>
            </w:r>
            <w:r>
              <w:t>.</w:t>
            </w:r>
            <w:bookmarkEnd w:id="92"/>
          </w:p>
        </w:tc>
      </w:tr>
      <w:tr w:rsidR="00D3008D" w:rsidRPr="0025302F" w:rsidTr="00F82717">
        <w:trPr>
          <w:trHeight w:val="2693"/>
        </w:trPr>
        <w:tc>
          <w:tcPr>
            <w:tcW w:w="8937" w:type="dxa"/>
            <w:shd w:val="clear" w:color="auto" w:fill="auto"/>
            <w:vAlign w:val="center"/>
          </w:tcPr>
          <w:p w:rsidR="00D3008D" w:rsidRPr="0025302F" w:rsidRDefault="00143A85" w:rsidP="00F82717">
            <w:pPr>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24B43444" wp14:editId="3045D179">
                  <wp:extent cx="5400675" cy="1666875"/>
                  <wp:effectExtent l="0" t="0" r="0" b="0"/>
                  <wp:docPr id="19" name="Imagem 19" descr="QUESTAO02-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AO02-QUEST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666875"/>
                          </a:xfrm>
                          <a:prstGeom prst="rect">
                            <a:avLst/>
                          </a:prstGeom>
                          <a:noFill/>
                          <a:ln>
                            <a:noFill/>
                          </a:ln>
                        </pic:spPr>
                      </pic:pic>
                    </a:graphicData>
                  </a:graphic>
                </wp:inline>
              </w:drawing>
            </w:r>
          </w:p>
        </w:tc>
      </w:tr>
      <w:tr w:rsidR="00D3008D" w:rsidRPr="0025302F" w:rsidTr="00F82717">
        <w:trPr>
          <w:trHeight w:val="288"/>
        </w:trPr>
        <w:tc>
          <w:tcPr>
            <w:tcW w:w="8937" w:type="dxa"/>
            <w:shd w:val="clear" w:color="auto" w:fill="auto"/>
          </w:tcPr>
          <w:p w:rsidR="00D3008D" w:rsidRPr="0025302F" w:rsidRDefault="00D3008D" w:rsidP="00F82717">
            <w:pPr>
              <w:spacing w:after="0" w:line="240" w:lineRule="auto"/>
              <w:jc w:val="center"/>
              <w:rPr>
                <w:rFonts w:ascii="Arial" w:hAnsi="Arial" w:cs="Arial"/>
                <w:sz w:val="20"/>
                <w:szCs w:val="20"/>
              </w:rPr>
            </w:pPr>
            <w:r w:rsidRPr="0025302F">
              <w:rPr>
                <w:rFonts w:ascii="Arial" w:hAnsi="Arial" w:cs="Arial"/>
                <w:sz w:val="20"/>
                <w:szCs w:val="20"/>
              </w:rPr>
              <w:t>Fonte: Elaborado pelo autor, 2013.</w:t>
            </w:r>
          </w:p>
        </w:tc>
      </w:tr>
    </w:tbl>
    <w:p w:rsidR="00D3008D" w:rsidRDefault="00D3008D" w:rsidP="00D3008D">
      <w:pPr>
        <w:spacing w:after="0" w:line="360" w:lineRule="auto"/>
        <w:ind w:firstLine="1134"/>
        <w:jc w:val="both"/>
        <w:rPr>
          <w:rFonts w:ascii="Arial" w:hAnsi="Arial" w:cs="Arial"/>
          <w:sz w:val="24"/>
          <w:szCs w:val="24"/>
        </w:rPr>
      </w:pPr>
    </w:p>
    <w:p w:rsidR="00D3008D" w:rsidRPr="00ED53DB" w:rsidRDefault="00D3008D" w:rsidP="00ED53DB">
      <w:pPr>
        <w:pStyle w:val="Ttulo3"/>
        <w:spacing w:after="0"/>
        <w:ind w:firstLine="1134"/>
        <w:jc w:val="both"/>
        <w:rPr>
          <w:rFonts w:ascii="Arial" w:hAnsi="Arial" w:cs="Arial"/>
          <w:sz w:val="24"/>
          <w:szCs w:val="24"/>
        </w:rPr>
      </w:pPr>
      <w:bookmarkStart w:id="93" w:name="_Toc371419788"/>
      <w:bookmarkStart w:id="94" w:name="_Toc371420117"/>
      <w:bookmarkStart w:id="95" w:name="_Toc371420229"/>
      <w:bookmarkStart w:id="96" w:name="_Toc371420549"/>
      <w:bookmarkStart w:id="97" w:name="_Toc371422349"/>
      <w:bookmarkStart w:id="98" w:name="_Toc371422571"/>
      <w:bookmarkStart w:id="99" w:name="_Toc371422929"/>
      <w:bookmarkStart w:id="100" w:name="_Toc371432384"/>
      <w:bookmarkStart w:id="101" w:name="_Toc371436070"/>
      <w:bookmarkStart w:id="102" w:name="_Toc371436161"/>
      <w:bookmarkStart w:id="103" w:name="_Toc371444571"/>
      <w:r w:rsidRPr="00ED53DB">
        <w:rPr>
          <w:rFonts w:ascii="Arial" w:hAnsi="Arial" w:cs="Arial"/>
          <w:sz w:val="24"/>
          <w:szCs w:val="24"/>
        </w:rPr>
        <w:t>Questão nº 04 – Você conseguiu encontrar a informação? Indique sua satisfação.</w:t>
      </w:r>
      <w:bookmarkEnd w:id="93"/>
      <w:bookmarkEnd w:id="94"/>
      <w:bookmarkEnd w:id="95"/>
      <w:bookmarkEnd w:id="96"/>
      <w:bookmarkEnd w:id="97"/>
      <w:bookmarkEnd w:id="98"/>
      <w:bookmarkEnd w:id="99"/>
      <w:bookmarkEnd w:id="100"/>
      <w:bookmarkEnd w:id="101"/>
      <w:bookmarkEnd w:id="102"/>
      <w:bookmarkEnd w:id="103"/>
    </w:p>
    <w:p w:rsidR="00D3008D" w:rsidRDefault="00D3008D" w:rsidP="00D3008D">
      <w:pPr>
        <w:pStyle w:val="Recuodecorpodetexto"/>
      </w:pPr>
      <w:r w:rsidRPr="008279AD">
        <w:t xml:space="preserve">Nesta questão, os experimentadores, após </w:t>
      </w:r>
      <w:r>
        <w:t xml:space="preserve">visualizarem a localização da informação desejada para busca no Mapa Conceitual contido no formulário, e </w:t>
      </w:r>
      <w:r w:rsidRPr="008279AD">
        <w:t>segu</w:t>
      </w:r>
      <w:r>
        <w:t>ndo a</w:t>
      </w:r>
      <w:r w:rsidRPr="008279AD">
        <w:t xml:space="preserve"> opção escolhida na questão anterior, indicariam o grau de satisfação em relação aos resultados obtidos. </w:t>
      </w:r>
    </w:p>
    <w:p w:rsidR="00D3008D" w:rsidRDefault="00D3008D" w:rsidP="00D3008D">
      <w:pPr>
        <w:pStyle w:val="Recuodecorpodetexto"/>
      </w:pPr>
      <w:r w:rsidRPr="008279AD">
        <w:t>Os índices de resposta eram de: “Muito insatisfeito”, “insatisfeito”, “satisfeito” e “muito insatisfeito”. As respostas que não se enquadram nestes quesitos são as correspondidas no critério de “outros</w:t>
      </w:r>
      <w:r>
        <w:t>”. Dos 13 respondedores, a</w:t>
      </w:r>
      <w:r w:rsidRPr="008279AD">
        <w:t xml:space="preserve"> maior pontuação gerada foi a de 5</w:t>
      </w:r>
      <w:r>
        <w:t>4% em “Satisfeito”</w:t>
      </w:r>
      <w:r w:rsidRPr="008279AD">
        <w:t xml:space="preserve"> entre os </w:t>
      </w:r>
      <w:r>
        <w:t>respondedores, totalizando 7 (sete) escolhas para este índice. “Muito satisfeito”, “Insatisfeito” e “Muito insatisfeito” totalizaram 15% (2 escolhas) cada.</w:t>
      </w:r>
    </w:p>
    <w:p w:rsidR="00D3008D" w:rsidRPr="00F47CB2" w:rsidRDefault="00D3008D" w:rsidP="00D3008D">
      <w:pPr>
        <w:spacing w:after="0" w:line="360" w:lineRule="auto"/>
        <w:ind w:firstLine="1134"/>
        <w:jc w:val="both"/>
      </w:pPr>
    </w:p>
    <w:tbl>
      <w:tblPr>
        <w:tblW w:w="0" w:type="auto"/>
        <w:jc w:val="center"/>
        <w:tblLook w:val="04A0" w:firstRow="1" w:lastRow="0" w:firstColumn="1" w:lastColumn="0" w:noHBand="0" w:noVBand="1"/>
      </w:tblPr>
      <w:tblGrid>
        <w:gridCol w:w="8704"/>
      </w:tblGrid>
      <w:tr w:rsidR="00D3008D" w:rsidRPr="00ED53DB" w:rsidTr="00ED53DB">
        <w:trPr>
          <w:trHeight w:val="250"/>
          <w:jc w:val="center"/>
        </w:trPr>
        <w:tc>
          <w:tcPr>
            <w:tcW w:w="8704" w:type="dxa"/>
            <w:shd w:val="clear" w:color="auto" w:fill="auto"/>
            <w:vAlign w:val="center"/>
          </w:tcPr>
          <w:p w:rsidR="00ED53DB" w:rsidRPr="00ED53DB" w:rsidRDefault="00ED53DB" w:rsidP="00ED53DB">
            <w:pPr>
              <w:pStyle w:val="Legenda"/>
              <w:keepNext/>
              <w:spacing w:after="0"/>
              <w:jc w:val="center"/>
              <w:rPr>
                <w:rFonts w:ascii="Arial" w:hAnsi="Arial" w:cs="Arial"/>
                <w:b w:val="0"/>
              </w:rPr>
            </w:pPr>
            <w:bookmarkStart w:id="104" w:name="_Toc371424603"/>
            <w:r w:rsidRPr="00ED53DB">
              <w:rPr>
                <w:rFonts w:ascii="Arial" w:hAnsi="Arial" w:cs="Arial"/>
                <w:b w:val="0"/>
              </w:rPr>
              <w:t xml:space="preserve">Figura </w:t>
            </w:r>
            <w:r w:rsidRPr="00ED53DB">
              <w:rPr>
                <w:rFonts w:ascii="Arial" w:hAnsi="Arial" w:cs="Arial"/>
                <w:b w:val="0"/>
              </w:rPr>
              <w:fldChar w:fldCharType="begin"/>
            </w:r>
            <w:r w:rsidRPr="00ED53DB">
              <w:rPr>
                <w:rFonts w:ascii="Arial" w:hAnsi="Arial" w:cs="Arial"/>
                <w:b w:val="0"/>
              </w:rPr>
              <w:instrText xml:space="preserve"> SEQ Figura \* ARABIC </w:instrText>
            </w:r>
            <w:r w:rsidRPr="00ED53DB">
              <w:rPr>
                <w:rFonts w:ascii="Arial" w:hAnsi="Arial" w:cs="Arial"/>
                <w:b w:val="0"/>
              </w:rPr>
              <w:fldChar w:fldCharType="separate"/>
            </w:r>
            <w:r w:rsidR="00107A83">
              <w:rPr>
                <w:rFonts w:ascii="Arial" w:hAnsi="Arial" w:cs="Arial"/>
                <w:b w:val="0"/>
                <w:noProof/>
              </w:rPr>
              <w:t>34</w:t>
            </w:r>
            <w:r w:rsidRPr="00ED53DB">
              <w:rPr>
                <w:rFonts w:ascii="Arial" w:hAnsi="Arial" w:cs="Arial"/>
                <w:b w:val="0"/>
              </w:rPr>
              <w:fldChar w:fldCharType="end"/>
            </w:r>
            <w:r w:rsidRPr="00ED53DB">
              <w:rPr>
                <w:rFonts w:ascii="Arial" w:hAnsi="Arial" w:cs="Arial"/>
                <w:b w:val="0"/>
              </w:rPr>
              <w:t xml:space="preserve"> - Satisfação dos resultados da busca realizada</w:t>
            </w:r>
            <w:bookmarkEnd w:id="104"/>
          </w:p>
          <w:p w:rsidR="00D3008D" w:rsidRPr="00ED53DB" w:rsidRDefault="00D3008D" w:rsidP="00ED53DB">
            <w:pPr>
              <w:spacing w:after="0" w:line="240" w:lineRule="auto"/>
              <w:jc w:val="center"/>
              <w:rPr>
                <w:rFonts w:ascii="Arial" w:hAnsi="Arial" w:cs="Arial"/>
                <w:sz w:val="20"/>
                <w:szCs w:val="20"/>
              </w:rPr>
            </w:pPr>
          </w:p>
        </w:tc>
      </w:tr>
      <w:tr w:rsidR="00D3008D" w:rsidRPr="00ED53DB" w:rsidTr="00ED53DB">
        <w:trPr>
          <w:trHeight w:val="2784"/>
          <w:jc w:val="center"/>
        </w:trPr>
        <w:tc>
          <w:tcPr>
            <w:tcW w:w="8704" w:type="dxa"/>
            <w:shd w:val="clear" w:color="auto" w:fill="auto"/>
            <w:vAlign w:val="center"/>
          </w:tcPr>
          <w:p w:rsidR="00D3008D" w:rsidRPr="00ED53DB" w:rsidRDefault="00143A85" w:rsidP="00ED53DB">
            <w:pPr>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0181CE5A" wp14:editId="6BD5F96E">
                  <wp:extent cx="5210175" cy="1666875"/>
                  <wp:effectExtent l="0" t="0" r="0" b="0"/>
                  <wp:docPr id="20" name="Imagem 20" descr="QUESTAO04-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STAO04-QUEST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1666875"/>
                          </a:xfrm>
                          <a:prstGeom prst="rect">
                            <a:avLst/>
                          </a:prstGeom>
                          <a:noFill/>
                          <a:ln>
                            <a:noFill/>
                          </a:ln>
                        </pic:spPr>
                      </pic:pic>
                    </a:graphicData>
                  </a:graphic>
                </wp:inline>
              </w:drawing>
            </w:r>
          </w:p>
        </w:tc>
      </w:tr>
      <w:tr w:rsidR="00D3008D" w:rsidRPr="00ED53DB" w:rsidTr="00ED53DB">
        <w:trPr>
          <w:trHeight w:val="283"/>
          <w:jc w:val="center"/>
        </w:trPr>
        <w:tc>
          <w:tcPr>
            <w:tcW w:w="8704" w:type="dxa"/>
            <w:shd w:val="clear" w:color="auto" w:fill="auto"/>
            <w:vAlign w:val="center"/>
          </w:tcPr>
          <w:p w:rsidR="00D3008D" w:rsidRPr="00ED53DB" w:rsidRDefault="00D3008D" w:rsidP="00ED53DB">
            <w:pPr>
              <w:spacing w:after="0" w:line="240" w:lineRule="auto"/>
              <w:jc w:val="center"/>
              <w:rPr>
                <w:rFonts w:ascii="Arial" w:hAnsi="Arial" w:cs="Arial"/>
                <w:sz w:val="20"/>
                <w:szCs w:val="20"/>
              </w:rPr>
            </w:pPr>
            <w:r w:rsidRPr="00ED53DB">
              <w:rPr>
                <w:rFonts w:ascii="Arial" w:hAnsi="Arial" w:cs="Arial"/>
                <w:sz w:val="20"/>
                <w:szCs w:val="20"/>
              </w:rPr>
              <w:t>Fonte: Elaborado pelo autor, 2013.</w:t>
            </w:r>
          </w:p>
        </w:tc>
      </w:tr>
    </w:tbl>
    <w:p w:rsidR="00D3008D" w:rsidRDefault="00D3008D" w:rsidP="00D3008D">
      <w:pPr>
        <w:spacing w:line="360" w:lineRule="auto"/>
        <w:jc w:val="both"/>
      </w:pPr>
    </w:p>
    <w:p w:rsidR="00D3008D" w:rsidRDefault="00D3008D" w:rsidP="00D3008D">
      <w:pPr>
        <w:spacing w:line="360" w:lineRule="auto"/>
        <w:jc w:val="both"/>
      </w:pPr>
    </w:p>
    <w:p w:rsidR="00D3008D" w:rsidRPr="00ED53DB" w:rsidRDefault="00D3008D" w:rsidP="00ED53DB">
      <w:pPr>
        <w:pStyle w:val="Ttulo3"/>
        <w:spacing w:after="0" w:line="360" w:lineRule="auto"/>
        <w:ind w:firstLine="1134"/>
        <w:jc w:val="both"/>
        <w:rPr>
          <w:rFonts w:ascii="Arial" w:hAnsi="Arial" w:cs="Arial"/>
          <w:sz w:val="24"/>
          <w:szCs w:val="24"/>
        </w:rPr>
      </w:pPr>
      <w:bookmarkStart w:id="105" w:name="_Toc371419789"/>
      <w:bookmarkStart w:id="106" w:name="_Toc371420118"/>
      <w:bookmarkStart w:id="107" w:name="_Toc371420230"/>
      <w:bookmarkStart w:id="108" w:name="_Toc371420550"/>
      <w:bookmarkStart w:id="109" w:name="_Toc371422350"/>
      <w:bookmarkStart w:id="110" w:name="_Toc371422572"/>
      <w:bookmarkStart w:id="111" w:name="_Toc371422930"/>
      <w:bookmarkStart w:id="112" w:name="_Toc371432385"/>
      <w:bookmarkStart w:id="113" w:name="_Toc371436071"/>
      <w:bookmarkStart w:id="114" w:name="_Toc371436162"/>
      <w:bookmarkStart w:id="115" w:name="_Toc371444572"/>
      <w:r w:rsidRPr="00ED53DB">
        <w:rPr>
          <w:rFonts w:ascii="Arial" w:hAnsi="Arial" w:cs="Arial"/>
          <w:sz w:val="24"/>
          <w:szCs w:val="24"/>
        </w:rPr>
        <w:lastRenderedPageBreak/>
        <w:t>Questão nº 05 – Na sua visita, as informações estavam dispostas na página inicial ou na página secundária?</w:t>
      </w:r>
      <w:bookmarkEnd w:id="105"/>
      <w:bookmarkEnd w:id="106"/>
      <w:bookmarkEnd w:id="107"/>
      <w:bookmarkEnd w:id="108"/>
      <w:bookmarkEnd w:id="109"/>
      <w:bookmarkEnd w:id="110"/>
      <w:bookmarkEnd w:id="111"/>
      <w:bookmarkEnd w:id="112"/>
      <w:bookmarkEnd w:id="113"/>
      <w:bookmarkEnd w:id="114"/>
      <w:bookmarkEnd w:id="115"/>
    </w:p>
    <w:p w:rsidR="00D3008D" w:rsidRDefault="00D3008D" w:rsidP="00ED53DB">
      <w:pPr>
        <w:pStyle w:val="Recuodecorpodetexto"/>
      </w:pPr>
      <w:r w:rsidRPr="005B658E">
        <w:t xml:space="preserve">Nesta questão, os </w:t>
      </w:r>
      <w:r>
        <w:t>respondedores</w:t>
      </w:r>
      <w:r w:rsidRPr="005B658E">
        <w:t xml:space="preserve"> indicariam o grau de satisfação ao encontrar as informações que poderiam estar dispostas na página inicial </w:t>
      </w:r>
      <w:r>
        <w:t>bem como em páginas secundárias.</w:t>
      </w:r>
      <w:r w:rsidRPr="005B658E">
        <w:t xml:space="preserve"> </w:t>
      </w:r>
    </w:p>
    <w:p w:rsidR="00D3008D" w:rsidRDefault="00D3008D" w:rsidP="00D3008D">
      <w:pPr>
        <w:pStyle w:val="Recuodecorpodetexto"/>
      </w:pPr>
      <w:r w:rsidRPr="005B658E">
        <w:t>Os critérios de resposta para essa questão eram: “Muito satisfeito”</w:t>
      </w:r>
      <w:r>
        <w:t>, “satisfeito”, “insatisfeito”,</w:t>
      </w:r>
      <w:r w:rsidRPr="005B658E">
        <w:t xml:space="preserve"> “muito insatisfeito</w:t>
      </w:r>
      <w:r>
        <w:t>” e “outros”.</w:t>
      </w:r>
    </w:p>
    <w:p w:rsidR="00D3008D" w:rsidRDefault="00D3008D" w:rsidP="00D3008D">
      <w:pPr>
        <w:pStyle w:val="Recuodecorpodetexto"/>
      </w:pPr>
      <w:r w:rsidRPr="005B658E">
        <w:t>Os indicadores</w:t>
      </w:r>
      <w:r>
        <w:t xml:space="preserve"> de maior resultado são os de “Insatisfeito” com 3</w:t>
      </w:r>
      <w:r w:rsidRPr="005B658E">
        <w:t>8% e “</w:t>
      </w:r>
      <w:r>
        <w:t xml:space="preserve">Satisfeito” </w:t>
      </w:r>
      <w:r w:rsidRPr="005B658E">
        <w:t xml:space="preserve">com 35%. </w:t>
      </w:r>
      <w:r>
        <w:t>“Muito insatisfeito” e “Outros” sinalizaram 15% cada e não houve pontuação para “Muito satisfeito”.</w:t>
      </w:r>
    </w:p>
    <w:p w:rsidR="00ED53DB" w:rsidRDefault="00ED53DB" w:rsidP="00ED53DB">
      <w:pPr>
        <w:pStyle w:val="Legenda"/>
        <w:keepNext/>
      </w:pPr>
    </w:p>
    <w:tbl>
      <w:tblPr>
        <w:tblW w:w="0" w:type="auto"/>
        <w:tblLook w:val="04A0" w:firstRow="1" w:lastRow="0" w:firstColumn="1" w:lastColumn="0" w:noHBand="0" w:noVBand="1"/>
      </w:tblPr>
      <w:tblGrid>
        <w:gridCol w:w="8644"/>
      </w:tblGrid>
      <w:tr w:rsidR="00D3008D" w:rsidRPr="0025302F" w:rsidTr="00F82717">
        <w:tc>
          <w:tcPr>
            <w:tcW w:w="8644" w:type="dxa"/>
            <w:shd w:val="clear" w:color="auto" w:fill="auto"/>
          </w:tcPr>
          <w:p w:rsidR="00D3008D" w:rsidRPr="00ED53DB" w:rsidRDefault="00ED53DB" w:rsidP="00ED53DB">
            <w:pPr>
              <w:spacing w:after="0" w:line="240" w:lineRule="auto"/>
              <w:jc w:val="center"/>
              <w:rPr>
                <w:rFonts w:ascii="Arial" w:hAnsi="Arial" w:cs="Arial"/>
                <w:sz w:val="20"/>
                <w:szCs w:val="20"/>
              </w:rPr>
            </w:pPr>
            <w:bookmarkStart w:id="116" w:name="_Toc371424604"/>
            <w:r w:rsidRPr="00ED53DB">
              <w:rPr>
                <w:rFonts w:ascii="Arial" w:hAnsi="Arial" w:cs="Arial"/>
                <w:sz w:val="20"/>
                <w:szCs w:val="20"/>
              </w:rPr>
              <w:t xml:space="preserve">Figura </w:t>
            </w:r>
            <w:r w:rsidRPr="00ED53DB">
              <w:rPr>
                <w:rFonts w:ascii="Arial" w:hAnsi="Arial" w:cs="Arial"/>
                <w:sz w:val="20"/>
                <w:szCs w:val="20"/>
              </w:rPr>
              <w:fldChar w:fldCharType="begin"/>
            </w:r>
            <w:r w:rsidRPr="00ED53DB">
              <w:rPr>
                <w:rFonts w:ascii="Arial" w:hAnsi="Arial" w:cs="Arial"/>
                <w:sz w:val="20"/>
                <w:szCs w:val="20"/>
              </w:rPr>
              <w:instrText xml:space="preserve"> SEQ Figura \* ARABIC </w:instrText>
            </w:r>
            <w:r w:rsidRPr="00ED53DB">
              <w:rPr>
                <w:rFonts w:ascii="Arial" w:hAnsi="Arial" w:cs="Arial"/>
                <w:sz w:val="20"/>
                <w:szCs w:val="20"/>
              </w:rPr>
              <w:fldChar w:fldCharType="separate"/>
            </w:r>
            <w:r w:rsidR="00107A83">
              <w:rPr>
                <w:rFonts w:ascii="Arial" w:hAnsi="Arial" w:cs="Arial"/>
                <w:noProof/>
                <w:sz w:val="20"/>
                <w:szCs w:val="20"/>
              </w:rPr>
              <w:t>35</w:t>
            </w:r>
            <w:r w:rsidRPr="00ED53DB">
              <w:rPr>
                <w:rFonts w:ascii="Arial" w:hAnsi="Arial" w:cs="Arial"/>
                <w:sz w:val="20"/>
                <w:szCs w:val="20"/>
              </w:rPr>
              <w:fldChar w:fldCharType="end"/>
            </w:r>
            <w:r w:rsidRPr="00ED53DB">
              <w:rPr>
                <w:rFonts w:ascii="Arial" w:hAnsi="Arial" w:cs="Arial"/>
                <w:sz w:val="20"/>
                <w:szCs w:val="20"/>
              </w:rPr>
              <w:t xml:space="preserve"> - Resultados em página inicial ou secundária.</w:t>
            </w:r>
            <w:bookmarkEnd w:id="116"/>
          </w:p>
        </w:tc>
      </w:tr>
      <w:tr w:rsidR="00D3008D" w:rsidRPr="0025302F" w:rsidTr="00F82717">
        <w:trPr>
          <w:trHeight w:val="2784"/>
        </w:trPr>
        <w:tc>
          <w:tcPr>
            <w:tcW w:w="8644" w:type="dxa"/>
            <w:shd w:val="clear" w:color="auto" w:fill="auto"/>
            <w:vAlign w:val="center"/>
          </w:tcPr>
          <w:p w:rsidR="00D3008D" w:rsidRPr="0025302F" w:rsidRDefault="00143A85" w:rsidP="00F82717">
            <w:pPr>
              <w:spacing w:after="0" w:line="240" w:lineRule="auto"/>
              <w:jc w:val="center"/>
              <w:rPr>
                <w:rFonts w:ascii="Arial" w:hAnsi="Arial" w:cs="Arial"/>
                <w:sz w:val="20"/>
                <w:szCs w:val="20"/>
              </w:rPr>
            </w:pPr>
            <w:r>
              <w:rPr>
                <w:rFonts w:ascii="Arial" w:hAnsi="Arial" w:cs="Arial"/>
                <w:noProof/>
                <w:sz w:val="20"/>
                <w:szCs w:val="20"/>
                <w:lang w:eastAsia="pt-BR"/>
              </w:rPr>
              <w:drawing>
                <wp:inline distT="0" distB="0" distL="0" distR="0" wp14:anchorId="0ACEEDA5" wp14:editId="3F7F9B8C">
                  <wp:extent cx="5238750" cy="1647825"/>
                  <wp:effectExtent l="0" t="0" r="0" b="0"/>
                  <wp:docPr id="21" name="Imagem 21" descr="QUESTAO05-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AO05-QUEST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1647825"/>
                          </a:xfrm>
                          <a:prstGeom prst="rect">
                            <a:avLst/>
                          </a:prstGeom>
                          <a:noFill/>
                          <a:ln>
                            <a:noFill/>
                          </a:ln>
                        </pic:spPr>
                      </pic:pic>
                    </a:graphicData>
                  </a:graphic>
                </wp:inline>
              </w:drawing>
            </w:r>
          </w:p>
        </w:tc>
      </w:tr>
      <w:tr w:rsidR="00D3008D" w:rsidRPr="0025302F" w:rsidTr="00F82717">
        <w:trPr>
          <w:trHeight w:val="326"/>
        </w:trPr>
        <w:tc>
          <w:tcPr>
            <w:tcW w:w="8644" w:type="dxa"/>
            <w:shd w:val="clear" w:color="auto" w:fill="auto"/>
          </w:tcPr>
          <w:p w:rsidR="00D3008D" w:rsidRPr="0025302F" w:rsidRDefault="00D3008D" w:rsidP="00F82717">
            <w:pPr>
              <w:spacing w:after="0" w:line="240" w:lineRule="auto"/>
              <w:jc w:val="center"/>
              <w:rPr>
                <w:rFonts w:ascii="Arial" w:hAnsi="Arial" w:cs="Arial"/>
                <w:sz w:val="20"/>
                <w:szCs w:val="20"/>
              </w:rPr>
            </w:pPr>
            <w:r w:rsidRPr="0025302F">
              <w:rPr>
                <w:rFonts w:ascii="Arial" w:hAnsi="Arial" w:cs="Arial"/>
                <w:sz w:val="20"/>
                <w:szCs w:val="20"/>
              </w:rPr>
              <w:t>Fonte: Elaborado pelo autor, 2013.</w:t>
            </w:r>
          </w:p>
        </w:tc>
      </w:tr>
    </w:tbl>
    <w:p w:rsidR="00D3008D" w:rsidRDefault="00D3008D" w:rsidP="00D3008D">
      <w:pPr>
        <w:pStyle w:val="Ttulo4"/>
        <w:spacing w:after="0"/>
        <w:ind w:firstLine="1134"/>
      </w:pPr>
    </w:p>
    <w:p w:rsidR="00D3008D" w:rsidRPr="00501263" w:rsidRDefault="00D3008D" w:rsidP="00D3008D">
      <w:pPr>
        <w:pStyle w:val="Ttulo4"/>
        <w:spacing w:after="0"/>
        <w:ind w:firstLine="1134"/>
      </w:pPr>
      <w:r w:rsidRPr="00501263">
        <w:t xml:space="preserve">Questão nº 06 </w:t>
      </w:r>
      <w:r>
        <w:t xml:space="preserve">– </w:t>
      </w:r>
      <w:r w:rsidRPr="00501263">
        <w:t>Qual foi a opção utilizada para encontrar as informações?</w:t>
      </w:r>
    </w:p>
    <w:p w:rsidR="00D3008D" w:rsidRDefault="00D3008D" w:rsidP="00D3008D">
      <w:pPr>
        <w:pStyle w:val="Recuodecorpodetexto"/>
      </w:pPr>
      <w:r w:rsidRPr="00501263">
        <w:t xml:space="preserve">Nesta pergunta, ainda relacionada a opção de pesquisa da questão 3, os respondedores preencheriam o campo a que foi utilizado para obter os resultados da pesquisa efetuada. </w:t>
      </w:r>
    </w:p>
    <w:p w:rsidR="00D3008D" w:rsidRDefault="00D3008D" w:rsidP="00D3008D">
      <w:pPr>
        <w:spacing w:after="0" w:line="360" w:lineRule="auto"/>
        <w:ind w:firstLine="1134"/>
        <w:jc w:val="both"/>
        <w:rPr>
          <w:rFonts w:ascii="Arial" w:hAnsi="Arial" w:cs="Arial"/>
          <w:sz w:val="24"/>
          <w:szCs w:val="24"/>
        </w:rPr>
      </w:pPr>
      <w:r w:rsidRPr="00501263">
        <w:rPr>
          <w:rFonts w:ascii="Arial" w:hAnsi="Arial" w:cs="Arial"/>
          <w:sz w:val="24"/>
          <w:szCs w:val="24"/>
        </w:rPr>
        <w:t>Para isto, foram dadas como alternativas de resposta: “Menu”, “Link na pág</w:t>
      </w:r>
      <w:r>
        <w:rPr>
          <w:rFonts w:ascii="Arial" w:hAnsi="Arial" w:cs="Arial"/>
          <w:sz w:val="24"/>
          <w:szCs w:val="24"/>
        </w:rPr>
        <w:t xml:space="preserve">ina” e “Pesquise no site”. </w:t>
      </w:r>
    </w:p>
    <w:p w:rsidR="00D3008D" w:rsidRDefault="00D3008D" w:rsidP="00D3008D">
      <w:pPr>
        <w:spacing w:after="0" w:line="360" w:lineRule="auto"/>
        <w:ind w:firstLine="1134"/>
        <w:jc w:val="both"/>
        <w:rPr>
          <w:rFonts w:ascii="Arial" w:hAnsi="Arial" w:cs="Arial"/>
          <w:sz w:val="24"/>
          <w:szCs w:val="24"/>
        </w:rPr>
      </w:pPr>
      <w:r>
        <w:rPr>
          <w:rFonts w:ascii="Arial" w:hAnsi="Arial" w:cs="Arial"/>
          <w:sz w:val="24"/>
          <w:szCs w:val="24"/>
        </w:rPr>
        <w:t>Dos 13</w:t>
      </w:r>
      <w:r w:rsidRPr="00501263">
        <w:rPr>
          <w:rFonts w:ascii="Arial" w:hAnsi="Arial" w:cs="Arial"/>
          <w:sz w:val="24"/>
          <w:szCs w:val="24"/>
        </w:rPr>
        <w:t xml:space="preserve"> respondedores</w:t>
      </w:r>
      <w:r>
        <w:rPr>
          <w:rFonts w:ascii="Arial" w:hAnsi="Arial" w:cs="Arial"/>
          <w:sz w:val="24"/>
          <w:szCs w:val="24"/>
        </w:rPr>
        <w:t>, 62% utilizaram o “Menu” como opção para 8 pessoas como</w:t>
      </w:r>
      <w:r w:rsidRPr="00501263">
        <w:rPr>
          <w:rFonts w:ascii="Arial" w:hAnsi="Arial" w:cs="Arial"/>
          <w:sz w:val="24"/>
          <w:szCs w:val="24"/>
        </w:rPr>
        <w:t xml:space="preserve"> meio de busca, obtendo o maior índice de uso. Já a opção de</w:t>
      </w:r>
      <w:r>
        <w:rPr>
          <w:rFonts w:ascii="Arial" w:hAnsi="Arial" w:cs="Arial"/>
          <w:sz w:val="24"/>
          <w:szCs w:val="24"/>
        </w:rPr>
        <w:t xml:space="preserve"> “Pesquise no site” ficou com 4</w:t>
      </w:r>
      <w:r w:rsidRPr="00501263">
        <w:rPr>
          <w:rFonts w:ascii="Arial" w:hAnsi="Arial" w:cs="Arial"/>
          <w:sz w:val="24"/>
          <w:szCs w:val="24"/>
        </w:rPr>
        <w:t xml:space="preserve">% e a opção com o menor índice, de </w:t>
      </w:r>
      <w:r>
        <w:rPr>
          <w:rFonts w:ascii="Arial" w:hAnsi="Arial" w:cs="Arial"/>
          <w:sz w:val="24"/>
          <w:szCs w:val="24"/>
        </w:rPr>
        <w:t>8</w:t>
      </w:r>
      <w:r w:rsidRPr="00501263">
        <w:rPr>
          <w:rFonts w:ascii="Arial" w:hAnsi="Arial" w:cs="Arial"/>
          <w:sz w:val="24"/>
          <w:szCs w:val="24"/>
        </w:rPr>
        <w:t>% foi a de “Link na página”.</w:t>
      </w:r>
    </w:p>
    <w:p w:rsidR="00ED53DB" w:rsidRDefault="00ED53DB" w:rsidP="00D3008D">
      <w:pPr>
        <w:spacing w:after="0" w:line="360" w:lineRule="auto"/>
        <w:ind w:firstLine="1134"/>
        <w:jc w:val="both"/>
        <w:rPr>
          <w:rFonts w:ascii="Arial" w:hAnsi="Arial" w:cs="Arial"/>
          <w:sz w:val="24"/>
          <w:szCs w:val="24"/>
        </w:rPr>
      </w:pPr>
    </w:p>
    <w:p w:rsidR="007B54D3" w:rsidRDefault="007B54D3" w:rsidP="00D3008D">
      <w:pPr>
        <w:spacing w:after="0" w:line="360" w:lineRule="auto"/>
        <w:ind w:firstLine="1134"/>
        <w:jc w:val="both"/>
        <w:rPr>
          <w:rFonts w:ascii="Arial" w:hAnsi="Arial" w:cs="Arial"/>
          <w:sz w:val="24"/>
          <w:szCs w:val="24"/>
        </w:rPr>
      </w:pPr>
    </w:p>
    <w:tbl>
      <w:tblPr>
        <w:tblW w:w="8728" w:type="dxa"/>
        <w:tblLook w:val="04A0" w:firstRow="1" w:lastRow="0" w:firstColumn="1" w:lastColumn="0" w:noHBand="0" w:noVBand="1"/>
      </w:tblPr>
      <w:tblGrid>
        <w:gridCol w:w="8728"/>
      </w:tblGrid>
      <w:tr w:rsidR="00D3008D" w:rsidTr="00F82717">
        <w:trPr>
          <w:trHeight w:val="234"/>
        </w:trPr>
        <w:tc>
          <w:tcPr>
            <w:tcW w:w="8728" w:type="dxa"/>
            <w:shd w:val="clear" w:color="auto" w:fill="auto"/>
          </w:tcPr>
          <w:p w:rsidR="00D3008D" w:rsidRPr="007B54D3" w:rsidRDefault="007B54D3" w:rsidP="00F82717">
            <w:pPr>
              <w:spacing w:after="0" w:line="240" w:lineRule="auto"/>
              <w:jc w:val="center"/>
              <w:rPr>
                <w:rFonts w:ascii="Arial" w:hAnsi="Arial" w:cs="Arial"/>
                <w:sz w:val="20"/>
                <w:szCs w:val="20"/>
              </w:rPr>
            </w:pPr>
            <w:bookmarkStart w:id="117" w:name="_Toc371424605"/>
            <w:r w:rsidRPr="007B54D3">
              <w:rPr>
                <w:rFonts w:ascii="Arial" w:hAnsi="Arial" w:cs="Arial"/>
                <w:sz w:val="20"/>
                <w:szCs w:val="20"/>
              </w:rPr>
              <w:t xml:space="preserve">Figura </w:t>
            </w:r>
            <w:r w:rsidRPr="007B54D3">
              <w:rPr>
                <w:rFonts w:ascii="Arial" w:hAnsi="Arial" w:cs="Arial"/>
                <w:sz w:val="20"/>
                <w:szCs w:val="20"/>
              </w:rPr>
              <w:fldChar w:fldCharType="begin"/>
            </w:r>
            <w:r w:rsidRPr="007B54D3">
              <w:rPr>
                <w:rFonts w:ascii="Arial" w:hAnsi="Arial" w:cs="Arial"/>
                <w:sz w:val="20"/>
                <w:szCs w:val="20"/>
              </w:rPr>
              <w:instrText xml:space="preserve"> SEQ Figura \* ARABIC </w:instrText>
            </w:r>
            <w:r w:rsidRPr="007B54D3">
              <w:rPr>
                <w:rFonts w:ascii="Arial" w:hAnsi="Arial" w:cs="Arial"/>
                <w:sz w:val="20"/>
                <w:szCs w:val="20"/>
              </w:rPr>
              <w:fldChar w:fldCharType="separate"/>
            </w:r>
            <w:r w:rsidR="00107A83">
              <w:rPr>
                <w:rFonts w:ascii="Arial" w:hAnsi="Arial" w:cs="Arial"/>
                <w:noProof/>
                <w:sz w:val="20"/>
                <w:szCs w:val="20"/>
              </w:rPr>
              <w:t>36</w:t>
            </w:r>
            <w:r w:rsidRPr="007B54D3">
              <w:rPr>
                <w:rFonts w:ascii="Arial" w:hAnsi="Arial" w:cs="Arial"/>
                <w:sz w:val="20"/>
                <w:szCs w:val="20"/>
              </w:rPr>
              <w:fldChar w:fldCharType="end"/>
            </w:r>
            <w:r w:rsidRPr="007B54D3">
              <w:rPr>
                <w:rFonts w:ascii="Arial" w:hAnsi="Arial" w:cs="Arial"/>
                <w:sz w:val="20"/>
                <w:szCs w:val="20"/>
              </w:rPr>
              <w:t xml:space="preserve"> - Opção de pesquisa das informações do portal.</w:t>
            </w:r>
            <w:bookmarkEnd w:id="117"/>
          </w:p>
        </w:tc>
      </w:tr>
      <w:tr w:rsidR="00D3008D" w:rsidTr="00F82717">
        <w:trPr>
          <w:trHeight w:val="392"/>
        </w:trPr>
        <w:tc>
          <w:tcPr>
            <w:tcW w:w="8728" w:type="dxa"/>
            <w:shd w:val="clear" w:color="auto" w:fill="auto"/>
            <w:vAlign w:val="center"/>
          </w:tcPr>
          <w:p w:rsidR="00D3008D" w:rsidRDefault="00D3008D" w:rsidP="00F82717">
            <w:pPr>
              <w:spacing w:after="0" w:line="240" w:lineRule="auto"/>
              <w:jc w:val="center"/>
            </w:pPr>
          </w:p>
          <w:p w:rsidR="00D3008D" w:rsidRDefault="00143A85" w:rsidP="00F82717">
            <w:pPr>
              <w:spacing w:after="0" w:line="240" w:lineRule="auto"/>
              <w:jc w:val="center"/>
            </w:pPr>
            <w:r>
              <w:rPr>
                <w:noProof/>
                <w:lang w:eastAsia="pt-BR"/>
              </w:rPr>
              <w:drawing>
                <wp:inline distT="0" distB="0" distL="0" distR="0" wp14:anchorId="1D7F2413" wp14:editId="3197BB0E">
                  <wp:extent cx="5391150" cy="1571625"/>
                  <wp:effectExtent l="0" t="0" r="0" b="0"/>
                  <wp:docPr id="22" name="Imagem 22" descr="QUESTAO06-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ESTAO06-QUEST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p>
        </w:tc>
      </w:tr>
      <w:tr w:rsidR="00D3008D" w:rsidTr="00F82717">
        <w:trPr>
          <w:trHeight w:val="250"/>
        </w:trPr>
        <w:tc>
          <w:tcPr>
            <w:tcW w:w="8728"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line="360" w:lineRule="auto"/>
        <w:jc w:val="both"/>
      </w:pPr>
    </w:p>
    <w:p w:rsidR="00D3008D" w:rsidRPr="007B54D3" w:rsidRDefault="00D3008D" w:rsidP="007B54D3">
      <w:pPr>
        <w:pStyle w:val="Recuodecorpodetexto3"/>
        <w:ind w:left="0" w:firstLine="1134"/>
        <w:jc w:val="both"/>
        <w:rPr>
          <w:rFonts w:ascii="Arial" w:hAnsi="Arial" w:cs="Arial"/>
          <w:b/>
          <w:sz w:val="24"/>
          <w:szCs w:val="24"/>
        </w:rPr>
      </w:pPr>
      <w:r w:rsidRPr="007B54D3">
        <w:rPr>
          <w:rFonts w:ascii="Arial" w:hAnsi="Arial" w:cs="Arial"/>
          <w:b/>
          <w:sz w:val="24"/>
          <w:szCs w:val="24"/>
        </w:rPr>
        <w:t>Questão nº 07 – As informações encontradas e as dadas como resultados foram claras e suficientes?</w:t>
      </w:r>
    </w:p>
    <w:p w:rsidR="00D3008D" w:rsidRDefault="00D3008D" w:rsidP="00D3008D">
      <w:pPr>
        <w:pStyle w:val="Recuodecorpodetexto"/>
      </w:pPr>
      <w:r w:rsidRPr="00797071">
        <w:t xml:space="preserve">Nesta questão, cada </w:t>
      </w:r>
      <w:r>
        <w:t>respondedores</w:t>
      </w:r>
      <w:r w:rsidRPr="00797071">
        <w:t xml:space="preserve"> escolheria a opção de satisfação segundo os resultados de busca. Poderiam ser utilizados como escolha: “Muito satisfeito”, “</w:t>
      </w:r>
      <w:r>
        <w:t xml:space="preserve">satisfeito”, “insatisfeito”, </w:t>
      </w:r>
      <w:r w:rsidRPr="00797071">
        <w:t>“muito insatisfeito”</w:t>
      </w:r>
      <w:r>
        <w:t xml:space="preserve"> e “Outros” </w:t>
      </w:r>
      <w:r w:rsidRPr="00797071">
        <w:t xml:space="preserve">por cada </w:t>
      </w:r>
      <w:r>
        <w:t>respondedores</w:t>
      </w:r>
      <w:r w:rsidRPr="00797071">
        <w:t>. Os índices apontam como maior resulta</w:t>
      </w:r>
      <w:r>
        <w:t>do a opção de “Satisfeito” com 6% e</w:t>
      </w:r>
      <w:r w:rsidRPr="00797071">
        <w:t xml:space="preserve"> </w:t>
      </w:r>
      <w:r>
        <w:t>4% para “I</w:t>
      </w:r>
      <w:r w:rsidRPr="00797071">
        <w:t>nsatisfeito”, o</w:t>
      </w:r>
      <w:r>
        <w:t>s</w:t>
      </w:r>
      <w:r w:rsidRPr="00797071">
        <w:t xml:space="preserve"> índice</w:t>
      </w:r>
      <w:r>
        <w:t xml:space="preserve">s </w:t>
      </w:r>
      <w:r w:rsidRPr="00797071">
        <w:t>“Muito satisfeito”</w:t>
      </w:r>
      <w:r>
        <w:t xml:space="preserve"> e “Outros” não pontuaram.</w:t>
      </w:r>
    </w:p>
    <w:p w:rsidR="00D3008D" w:rsidRPr="007B54D3" w:rsidRDefault="00D3008D" w:rsidP="007B54D3">
      <w:pPr>
        <w:pStyle w:val="Legenda"/>
        <w:rPr>
          <w:rFonts w:ascii="Arial" w:hAnsi="Arial" w:cs="Arial"/>
          <w:b w:val="0"/>
        </w:rPr>
      </w:pPr>
    </w:p>
    <w:tbl>
      <w:tblPr>
        <w:tblW w:w="8759" w:type="dxa"/>
        <w:tblLook w:val="04A0" w:firstRow="1" w:lastRow="0" w:firstColumn="1" w:lastColumn="0" w:noHBand="0" w:noVBand="1"/>
      </w:tblPr>
      <w:tblGrid>
        <w:gridCol w:w="8759"/>
      </w:tblGrid>
      <w:tr w:rsidR="007B54D3" w:rsidTr="007B54D3">
        <w:trPr>
          <w:trHeight w:val="249"/>
        </w:trPr>
        <w:tc>
          <w:tcPr>
            <w:tcW w:w="8759" w:type="dxa"/>
            <w:shd w:val="clear" w:color="auto" w:fill="auto"/>
            <w:vAlign w:val="center"/>
          </w:tcPr>
          <w:p w:rsidR="007B54D3" w:rsidRPr="007B54D3" w:rsidRDefault="007B54D3" w:rsidP="00F82717">
            <w:pPr>
              <w:spacing w:after="0" w:line="240" w:lineRule="auto"/>
              <w:jc w:val="center"/>
            </w:pPr>
            <w:bookmarkStart w:id="118" w:name="_Toc371424606"/>
            <w:r w:rsidRPr="007B54D3">
              <w:rPr>
                <w:rFonts w:ascii="Arial" w:hAnsi="Arial" w:cs="Arial"/>
                <w:sz w:val="20"/>
                <w:szCs w:val="20"/>
              </w:rPr>
              <w:t xml:space="preserve">Figura </w:t>
            </w:r>
            <w:r w:rsidRPr="007B54D3">
              <w:rPr>
                <w:rFonts w:ascii="Arial" w:hAnsi="Arial" w:cs="Arial"/>
                <w:sz w:val="20"/>
                <w:szCs w:val="20"/>
              </w:rPr>
              <w:fldChar w:fldCharType="begin"/>
            </w:r>
            <w:r w:rsidRPr="007B54D3">
              <w:rPr>
                <w:rFonts w:ascii="Arial" w:hAnsi="Arial" w:cs="Arial"/>
                <w:sz w:val="20"/>
                <w:szCs w:val="20"/>
              </w:rPr>
              <w:instrText xml:space="preserve"> SEQ Figura \* ARABIC </w:instrText>
            </w:r>
            <w:r w:rsidRPr="007B54D3">
              <w:rPr>
                <w:rFonts w:ascii="Arial" w:hAnsi="Arial" w:cs="Arial"/>
                <w:sz w:val="20"/>
                <w:szCs w:val="20"/>
              </w:rPr>
              <w:fldChar w:fldCharType="separate"/>
            </w:r>
            <w:r w:rsidR="00107A83">
              <w:rPr>
                <w:rFonts w:ascii="Arial" w:hAnsi="Arial" w:cs="Arial"/>
                <w:noProof/>
                <w:sz w:val="20"/>
                <w:szCs w:val="20"/>
              </w:rPr>
              <w:t>37</w:t>
            </w:r>
            <w:r w:rsidRPr="007B54D3">
              <w:rPr>
                <w:rFonts w:ascii="Arial" w:hAnsi="Arial" w:cs="Arial"/>
                <w:sz w:val="20"/>
                <w:szCs w:val="20"/>
              </w:rPr>
              <w:fldChar w:fldCharType="end"/>
            </w:r>
            <w:r w:rsidRPr="007B54D3">
              <w:rPr>
                <w:rFonts w:ascii="Arial" w:hAnsi="Arial" w:cs="Arial"/>
                <w:sz w:val="20"/>
                <w:szCs w:val="20"/>
              </w:rPr>
              <w:t xml:space="preserve"> - Opção de satisfação segundo os resultados da busca.</w:t>
            </w:r>
            <w:bookmarkEnd w:id="118"/>
          </w:p>
        </w:tc>
      </w:tr>
      <w:tr w:rsidR="00D3008D" w:rsidTr="00F82717">
        <w:trPr>
          <w:trHeight w:val="2628"/>
        </w:trPr>
        <w:tc>
          <w:tcPr>
            <w:tcW w:w="8759"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14:anchorId="24EFCCDF" wp14:editId="1E93571D">
                  <wp:extent cx="5391150" cy="1590675"/>
                  <wp:effectExtent l="0" t="0" r="0" b="0"/>
                  <wp:docPr id="23" name="Imagem 23" descr="QUESTAO07-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ESTAO07-QUEST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tc>
      </w:tr>
      <w:tr w:rsidR="00D3008D" w:rsidTr="00F82717">
        <w:trPr>
          <w:trHeight w:val="264"/>
        </w:trPr>
        <w:tc>
          <w:tcPr>
            <w:tcW w:w="8759"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after="0" w:line="360" w:lineRule="auto"/>
        <w:jc w:val="both"/>
      </w:pPr>
    </w:p>
    <w:p w:rsidR="00D3008D" w:rsidRPr="007B54D3" w:rsidRDefault="00D3008D" w:rsidP="007B54D3">
      <w:pPr>
        <w:pStyle w:val="Ttulo3"/>
        <w:spacing w:after="0"/>
        <w:ind w:firstLine="1134"/>
        <w:jc w:val="both"/>
        <w:rPr>
          <w:rFonts w:ascii="Arial" w:hAnsi="Arial" w:cs="Arial"/>
          <w:sz w:val="24"/>
          <w:szCs w:val="24"/>
        </w:rPr>
      </w:pPr>
      <w:bookmarkStart w:id="119" w:name="_Toc371419790"/>
      <w:bookmarkStart w:id="120" w:name="_Toc371420119"/>
      <w:bookmarkStart w:id="121" w:name="_Toc371420231"/>
      <w:bookmarkStart w:id="122" w:name="_Toc371420551"/>
      <w:bookmarkStart w:id="123" w:name="_Toc371422351"/>
      <w:bookmarkStart w:id="124" w:name="_Toc371422573"/>
      <w:bookmarkStart w:id="125" w:name="_Toc371422931"/>
      <w:bookmarkStart w:id="126" w:name="_Toc371432386"/>
      <w:bookmarkStart w:id="127" w:name="_Toc371436072"/>
      <w:bookmarkStart w:id="128" w:name="_Toc371436163"/>
      <w:bookmarkStart w:id="129" w:name="_Toc371444573"/>
      <w:r w:rsidRPr="007B54D3">
        <w:rPr>
          <w:rFonts w:ascii="Arial" w:hAnsi="Arial" w:cs="Arial"/>
          <w:sz w:val="24"/>
          <w:szCs w:val="24"/>
        </w:rPr>
        <w:t>Questão nº 08 – O site disponibiliza de alguma informação que sirva como ajuda?</w:t>
      </w:r>
      <w:bookmarkEnd w:id="119"/>
      <w:bookmarkEnd w:id="120"/>
      <w:bookmarkEnd w:id="121"/>
      <w:bookmarkEnd w:id="122"/>
      <w:bookmarkEnd w:id="123"/>
      <w:bookmarkEnd w:id="124"/>
      <w:bookmarkEnd w:id="125"/>
      <w:bookmarkEnd w:id="126"/>
      <w:bookmarkEnd w:id="127"/>
      <w:bookmarkEnd w:id="128"/>
      <w:bookmarkEnd w:id="129"/>
    </w:p>
    <w:p w:rsidR="00D3008D" w:rsidRDefault="00D3008D" w:rsidP="00D3008D">
      <w:pPr>
        <w:spacing w:after="0" w:line="360" w:lineRule="auto"/>
        <w:ind w:firstLine="1134"/>
        <w:jc w:val="both"/>
        <w:rPr>
          <w:rFonts w:ascii="Arial" w:hAnsi="Arial" w:cs="Arial"/>
          <w:sz w:val="24"/>
          <w:szCs w:val="24"/>
        </w:rPr>
      </w:pPr>
      <w:r w:rsidRPr="00112444">
        <w:rPr>
          <w:rFonts w:ascii="Arial" w:hAnsi="Arial" w:cs="Arial"/>
          <w:sz w:val="24"/>
          <w:szCs w:val="24"/>
        </w:rPr>
        <w:t xml:space="preserve">Nessa questão, o </w:t>
      </w:r>
      <w:r>
        <w:rPr>
          <w:rFonts w:ascii="Arial" w:hAnsi="Arial" w:cs="Arial"/>
          <w:sz w:val="24"/>
          <w:szCs w:val="24"/>
        </w:rPr>
        <w:t>respondedor</w:t>
      </w:r>
      <w:r w:rsidRPr="00112444">
        <w:rPr>
          <w:rFonts w:ascii="Arial" w:hAnsi="Arial" w:cs="Arial"/>
          <w:sz w:val="24"/>
          <w:szCs w:val="24"/>
        </w:rPr>
        <w:t xml:space="preserve"> poderia indicar se o site disponibilizou alguma informação que servisse de ajuda em algum momento da pesquisa referente ao conteúdo escolhido para pesquisa na questão 03. </w:t>
      </w:r>
    </w:p>
    <w:p w:rsidR="00D3008D" w:rsidRPr="00112444" w:rsidRDefault="00D3008D" w:rsidP="00D3008D">
      <w:pPr>
        <w:spacing w:after="0" w:line="360" w:lineRule="auto"/>
        <w:ind w:firstLine="1134"/>
        <w:jc w:val="both"/>
        <w:rPr>
          <w:rFonts w:ascii="Arial" w:hAnsi="Arial" w:cs="Arial"/>
          <w:sz w:val="24"/>
          <w:szCs w:val="24"/>
        </w:rPr>
      </w:pPr>
      <w:r w:rsidRPr="00112444">
        <w:rPr>
          <w:rFonts w:ascii="Arial" w:hAnsi="Arial" w:cs="Arial"/>
          <w:sz w:val="24"/>
          <w:szCs w:val="24"/>
        </w:rPr>
        <w:lastRenderedPageBreak/>
        <w:t xml:space="preserve">As </w:t>
      </w:r>
      <w:r>
        <w:rPr>
          <w:rFonts w:ascii="Arial" w:hAnsi="Arial" w:cs="Arial"/>
          <w:sz w:val="24"/>
          <w:szCs w:val="24"/>
        </w:rPr>
        <w:t>opções de respostas eram dicotômicas</w:t>
      </w:r>
      <w:r w:rsidRPr="00112444">
        <w:rPr>
          <w:rFonts w:ascii="Arial" w:hAnsi="Arial" w:cs="Arial"/>
          <w:sz w:val="24"/>
          <w:szCs w:val="24"/>
        </w:rPr>
        <w:t xml:space="preserve">, “Sim” e “Não”. Segundo os </w:t>
      </w:r>
      <w:r>
        <w:rPr>
          <w:rFonts w:ascii="Arial" w:hAnsi="Arial" w:cs="Arial"/>
          <w:sz w:val="24"/>
          <w:szCs w:val="24"/>
        </w:rPr>
        <w:t>respondedores</w:t>
      </w:r>
      <w:r w:rsidRPr="00112444">
        <w:rPr>
          <w:rFonts w:ascii="Arial" w:hAnsi="Arial" w:cs="Arial"/>
          <w:sz w:val="24"/>
          <w:szCs w:val="24"/>
        </w:rPr>
        <w:t>, o site não possuía informações de ajuda, tornando a resposta de “N</w:t>
      </w:r>
      <w:r>
        <w:rPr>
          <w:rFonts w:ascii="Arial" w:hAnsi="Arial" w:cs="Arial"/>
          <w:sz w:val="24"/>
          <w:szCs w:val="24"/>
        </w:rPr>
        <w:t>ão”, com 69</w:t>
      </w:r>
      <w:r w:rsidRPr="00112444">
        <w:rPr>
          <w:rFonts w:ascii="Arial" w:hAnsi="Arial" w:cs="Arial"/>
          <w:sz w:val="24"/>
          <w:szCs w:val="24"/>
        </w:rPr>
        <w:t>%, a mai</w:t>
      </w:r>
      <w:r>
        <w:rPr>
          <w:rFonts w:ascii="Arial" w:hAnsi="Arial" w:cs="Arial"/>
          <w:sz w:val="24"/>
          <w:szCs w:val="24"/>
        </w:rPr>
        <w:t>s pontuada, deixando “Sim” com 31</w:t>
      </w:r>
      <w:r w:rsidRPr="00112444">
        <w:rPr>
          <w:rFonts w:ascii="Arial" w:hAnsi="Arial" w:cs="Arial"/>
          <w:sz w:val="24"/>
          <w:szCs w:val="24"/>
        </w:rPr>
        <w:t>% do público.</w:t>
      </w:r>
    </w:p>
    <w:p w:rsidR="00D3008D" w:rsidRPr="009E69D2" w:rsidRDefault="00D3008D" w:rsidP="00D3008D">
      <w:pPr>
        <w:spacing w:after="0" w:line="360" w:lineRule="auto"/>
        <w:ind w:firstLine="1134"/>
        <w:jc w:val="both"/>
      </w:pPr>
    </w:p>
    <w:p w:rsidR="007B54D3" w:rsidRPr="007B54D3" w:rsidRDefault="007B54D3" w:rsidP="007B54D3">
      <w:pPr>
        <w:pStyle w:val="Legenda"/>
        <w:keepNext/>
        <w:jc w:val="center"/>
        <w:rPr>
          <w:rFonts w:ascii="Arial" w:hAnsi="Arial" w:cs="Arial"/>
          <w:b w:val="0"/>
        </w:rPr>
      </w:pPr>
      <w:bookmarkStart w:id="130" w:name="_Toc371424607"/>
      <w:r w:rsidRPr="007B54D3">
        <w:rPr>
          <w:rFonts w:ascii="Arial" w:hAnsi="Arial" w:cs="Arial"/>
          <w:b w:val="0"/>
        </w:rPr>
        <w:t xml:space="preserve">Figura </w:t>
      </w:r>
      <w:r w:rsidRPr="007B54D3">
        <w:rPr>
          <w:rFonts w:ascii="Arial" w:hAnsi="Arial" w:cs="Arial"/>
          <w:b w:val="0"/>
        </w:rPr>
        <w:fldChar w:fldCharType="begin"/>
      </w:r>
      <w:r w:rsidRPr="007B54D3">
        <w:rPr>
          <w:rFonts w:ascii="Arial" w:hAnsi="Arial" w:cs="Arial"/>
          <w:b w:val="0"/>
        </w:rPr>
        <w:instrText xml:space="preserve"> SEQ Figura \* ARABIC </w:instrText>
      </w:r>
      <w:r w:rsidRPr="007B54D3">
        <w:rPr>
          <w:rFonts w:ascii="Arial" w:hAnsi="Arial" w:cs="Arial"/>
          <w:b w:val="0"/>
        </w:rPr>
        <w:fldChar w:fldCharType="separate"/>
      </w:r>
      <w:r w:rsidR="00107A83">
        <w:rPr>
          <w:rFonts w:ascii="Arial" w:hAnsi="Arial" w:cs="Arial"/>
          <w:b w:val="0"/>
          <w:noProof/>
        </w:rPr>
        <w:t>38</w:t>
      </w:r>
      <w:r w:rsidRPr="007B54D3">
        <w:rPr>
          <w:rFonts w:ascii="Arial" w:hAnsi="Arial" w:cs="Arial"/>
          <w:b w:val="0"/>
        </w:rPr>
        <w:fldChar w:fldCharType="end"/>
      </w:r>
      <w:r w:rsidRPr="007B54D3">
        <w:rPr>
          <w:rFonts w:ascii="Arial" w:hAnsi="Arial" w:cs="Arial"/>
          <w:b w:val="0"/>
        </w:rPr>
        <w:t xml:space="preserve"> - Informação que sirva de ajuda.</w:t>
      </w:r>
      <w:bookmarkEnd w:id="130"/>
    </w:p>
    <w:tbl>
      <w:tblPr>
        <w:tblW w:w="0" w:type="auto"/>
        <w:tblLook w:val="04A0" w:firstRow="1" w:lastRow="0" w:firstColumn="1" w:lastColumn="0" w:noHBand="0" w:noVBand="1"/>
      </w:tblPr>
      <w:tblGrid>
        <w:gridCol w:w="8644"/>
      </w:tblGrid>
      <w:tr w:rsidR="00D3008D" w:rsidTr="00F82717">
        <w:tc>
          <w:tcPr>
            <w:tcW w:w="8644" w:type="dxa"/>
            <w:shd w:val="clear" w:color="auto" w:fill="auto"/>
          </w:tcPr>
          <w:p w:rsidR="00D3008D" w:rsidRPr="0025302F" w:rsidRDefault="00D3008D" w:rsidP="00F82717">
            <w:pPr>
              <w:spacing w:after="0" w:line="240" w:lineRule="auto"/>
              <w:jc w:val="center"/>
              <w:rPr>
                <w:rFonts w:ascii="Arial" w:hAnsi="Arial" w:cs="Arial"/>
                <w:sz w:val="20"/>
                <w:szCs w:val="20"/>
              </w:rPr>
            </w:pPr>
          </w:p>
        </w:tc>
      </w:tr>
      <w:tr w:rsidR="00D3008D" w:rsidTr="00F82717">
        <w:trPr>
          <w:trHeight w:val="2682"/>
        </w:trPr>
        <w:tc>
          <w:tcPr>
            <w:tcW w:w="8644"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14:anchorId="1581ADAF" wp14:editId="2AF0C441">
                  <wp:extent cx="4857750" cy="1666875"/>
                  <wp:effectExtent l="0" t="0" r="0" b="0"/>
                  <wp:docPr id="24" name="Imagem 24" descr="QUESTAO08-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STAO08-QUEST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1666875"/>
                          </a:xfrm>
                          <a:prstGeom prst="rect">
                            <a:avLst/>
                          </a:prstGeom>
                          <a:noFill/>
                          <a:ln>
                            <a:noFill/>
                          </a:ln>
                        </pic:spPr>
                      </pic:pic>
                    </a:graphicData>
                  </a:graphic>
                </wp:inline>
              </w:drawing>
            </w:r>
          </w:p>
        </w:tc>
      </w:tr>
      <w:tr w:rsidR="00D3008D" w:rsidTr="00F82717">
        <w:tc>
          <w:tcPr>
            <w:tcW w:w="8644"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after="0" w:line="360" w:lineRule="auto"/>
        <w:jc w:val="both"/>
      </w:pPr>
    </w:p>
    <w:p w:rsidR="007B54D3" w:rsidRDefault="007B54D3" w:rsidP="007B54D3">
      <w:pPr>
        <w:pStyle w:val="Recuodecorpodetexto3"/>
        <w:ind w:left="0" w:firstLine="1134"/>
        <w:jc w:val="both"/>
        <w:rPr>
          <w:rFonts w:ascii="Arial" w:hAnsi="Arial" w:cs="Arial"/>
          <w:b/>
          <w:sz w:val="24"/>
          <w:szCs w:val="24"/>
        </w:rPr>
      </w:pPr>
    </w:p>
    <w:p w:rsidR="00D3008D" w:rsidRPr="007B54D3" w:rsidRDefault="00D3008D" w:rsidP="007B54D3">
      <w:pPr>
        <w:pStyle w:val="Recuodecorpodetexto3"/>
        <w:ind w:left="0" w:firstLine="1134"/>
        <w:jc w:val="both"/>
        <w:rPr>
          <w:rFonts w:ascii="Arial" w:hAnsi="Arial" w:cs="Arial"/>
          <w:b/>
          <w:sz w:val="24"/>
          <w:szCs w:val="24"/>
        </w:rPr>
      </w:pPr>
      <w:r w:rsidRPr="007B54D3">
        <w:rPr>
          <w:rFonts w:ascii="Arial" w:hAnsi="Arial" w:cs="Arial"/>
          <w:b/>
          <w:sz w:val="24"/>
          <w:szCs w:val="24"/>
        </w:rPr>
        <w:t>Questão nº 09 – Precisou dela em algum momento de sua pesquisa?</w:t>
      </w:r>
    </w:p>
    <w:p w:rsidR="00D3008D" w:rsidRDefault="00D3008D" w:rsidP="00D3008D">
      <w:pPr>
        <w:pStyle w:val="Recuodecorpodetexto"/>
      </w:pPr>
      <w:r w:rsidRPr="00141D09">
        <w:t xml:space="preserve">Relacionada à questão 08, essa pergunta tratou da necessidade de ajuda durante a pesquisa efetuada após a escolha do tema na questão 03, onde os </w:t>
      </w:r>
      <w:r>
        <w:t>respondedores</w:t>
      </w:r>
      <w:r w:rsidRPr="00141D09">
        <w:t xml:space="preserve"> teriam duas opç</w:t>
      </w:r>
      <w:r>
        <w:t>ões de resposta: “sim” e “não”.</w:t>
      </w:r>
    </w:p>
    <w:p w:rsidR="00D3008D" w:rsidRPr="00141D09" w:rsidRDefault="00D3008D" w:rsidP="00D3008D">
      <w:pPr>
        <w:pStyle w:val="Recuodecorpodetexto"/>
      </w:pPr>
      <w:r w:rsidRPr="00141D09">
        <w:t xml:space="preserve">Conforme o gráfico a </w:t>
      </w:r>
      <w:r>
        <w:t>seguir, é possível afirmar que 6</w:t>
      </w:r>
      <w:r w:rsidRPr="00141D09">
        <w:t>2</w:t>
      </w:r>
      <w:r>
        <w:t>% dos 13</w:t>
      </w:r>
      <w:r w:rsidRPr="00141D09">
        <w:t xml:space="preserve"> (</w:t>
      </w:r>
      <w:r>
        <w:t>treze</w:t>
      </w:r>
      <w:r w:rsidRPr="00141D09">
        <w:t xml:space="preserve">) </w:t>
      </w:r>
      <w:r>
        <w:t>respondedores disseram que n</w:t>
      </w:r>
      <w:r w:rsidRPr="00141D09">
        <w:t>ão tiveram nece</w:t>
      </w:r>
      <w:r>
        <w:t>ssidade de ajuda na pesquisa e 38</w:t>
      </w:r>
      <w:r w:rsidRPr="00141D09">
        <w:t xml:space="preserve">% disse que sim.  </w:t>
      </w:r>
    </w:p>
    <w:p w:rsidR="00D3008D" w:rsidRDefault="00D3008D" w:rsidP="00D3008D">
      <w:pPr>
        <w:spacing w:after="0" w:line="360" w:lineRule="auto"/>
        <w:jc w:val="both"/>
        <w:rPr>
          <w:rFonts w:ascii="Arial" w:hAnsi="Arial" w:cs="Arial"/>
          <w:sz w:val="24"/>
          <w:szCs w:val="24"/>
        </w:rPr>
      </w:pPr>
    </w:p>
    <w:p w:rsidR="007B54D3" w:rsidRPr="007B54D3" w:rsidRDefault="007B54D3" w:rsidP="007B54D3">
      <w:pPr>
        <w:pStyle w:val="Legenda"/>
        <w:keepNext/>
        <w:jc w:val="center"/>
        <w:rPr>
          <w:rFonts w:ascii="Arial" w:hAnsi="Arial" w:cs="Arial"/>
          <w:b w:val="0"/>
        </w:rPr>
      </w:pPr>
      <w:bookmarkStart w:id="131" w:name="_Toc371424608"/>
      <w:r w:rsidRPr="007B54D3">
        <w:rPr>
          <w:rFonts w:ascii="Arial" w:hAnsi="Arial" w:cs="Arial"/>
          <w:b w:val="0"/>
        </w:rPr>
        <w:t xml:space="preserve">Figura </w:t>
      </w:r>
      <w:r w:rsidRPr="007B54D3">
        <w:rPr>
          <w:rFonts w:ascii="Arial" w:hAnsi="Arial" w:cs="Arial"/>
          <w:b w:val="0"/>
        </w:rPr>
        <w:fldChar w:fldCharType="begin"/>
      </w:r>
      <w:r w:rsidRPr="007B54D3">
        <w:rPr>
          <w:rFonts w:ascii="Arial" w:hAnsi="Arial" w:cs="Arial"/>
          <w:b w:val="0"/>
        </w:rPr>
        <w:instrText xml:space="preserve"> SEQ Figura \* ARABIC </w:instrText>
      </w:r>
      <w:r w:rsidRPr="007B54D3">
        <w:rPr>
          <w:rFonts w:ascii="Arial" w:hAnsi="Arial" w:cs="Arial"/>
          <w:b w:val="0"/>
        </w:rPr>
        <w:fldChar w:fldCharType="separate"/>
      </w:r>
      <w:r w:rsidR="00107A83">
        <w:rPr>
          <w:rFonts w:ascii="Arial" w:hAnsi="Arial" w:cs="Arial"/>
          <w:b w:val="0"/>
          <w:noProof/>
        </w:rPr>
        <w:t>39</w:t>
      </w:r>
      <w:r w:rsidRPr="007B54D3">
        <w:rPr>
          <w:rFonts w:ascii="Arial" w:hAnsi="Arial" w:cs="Arial"/>
          <w:b w:val="0"/>
        </w:rPr>
        <w:fldChar w:fldCharType="end"/>
      </w:r>
      <w:r w:rsidRPr="007B54D3">
        <w:rPr>
          <w:rFonts w:ascii="Arial" w:hAnsi="Arial" w:cs="Arial"/>
          <w:b w:val="0"/>
        </w:rPr>
        <w:t xml:space="preserve"> - Necessidade de ajuda durante a pesquisa.</w:t>
      </w:r>
      <w:bookmarkEnd w:id="131"/>
    </w:p>
    <w:tbl>
      <w:tblPr>
        <w:tblW w:w="0" w:type="auto"/>
        <w:tblLook w:val="04A0" w:firstRow="1" w:lastRow="0" w:firstColumn="1" w:lastColumn="0" w:noHBand="0" w:noVBand="1"/>
      </w:tblPr>
      <w:tblGrid>
        <w:gridCol w:w="8644"/>
      </w:tblGrid>
      <w:tr w:rsidR="00D3008D" w:rsidTr="00F82717">
        <w:tc>
          <w:tcPr>
            <w:tcW w:w="8644" w:type="dxa"/>
            <w:shd w:val="clear" w:color="auto" w:fill="auto"/>
          </w:tcPr>
          <w:p w:rsidR="00D3008D" w:rsidRPr="0025302F" w:rsidRDefault="00D3008D" w:rsidP="007B54D3">
            <w:pPr>
              <w:spacing w:after="0" w:line="240" w:lineRule="auto"/>
              <w:jc w:val="center"/>
              <w:rPr>
                <w:rFonts w:ascii="Arial" w:hAnsi="Arial" w:cs="Arial"/>
                <w:sz w:val="20"/>
                <w:szCs w:val="20"/>
              </w:rPr>
            </w:pPr>
          </w:p>
        </w:tc>
      </w:tr>
      <w:tr w:rsidR="00D3008D" w:rsidTr="00F82717">
        <w:trPr>
          <w:trHeight w:val="377"/>
        </w:trPr>
        <w:tc>
          <w:tcPr>
            <w:tcW w:w="8644"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14:anchorId="71A5B57F" wp14:editId="7D30B8B4">
                  <wp:extent cx="4914900" cy="1676400"/>
                  <wp:effectExtent l="0" t="0" r="0" b="0"/>
                  <wp:docPr id="25" name="Imagem 25" descr="QUESTAO09-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ESTAO09-QUEST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4900" cy="1676400"/>
                          </a:xfrm>
                          <a:prstGeom prst="rect">
                            <a:avLst/>
                          </a:prstGeom>
                          <a:noFill/>
                          <a:ln>
                            <a:noFill/>
                          </a:ln>
                        </pic:spPr>
                      </pic:pic>
                    </a:graphicData>
                  </a:graphic>
                </wp:inline>
              </w:drawing>
            </w:r>
          </w:p>
        </w:tc>
      </w:tr>
      <w:tr w:rsidR="00D3008D" w:rsidTr="00F82717">
        <w:tc>
          <w:tcPr>
            <w:tcW w:w="8644"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line="360" w:lineRule="auto"/>
        <w:jc w:val="both"/>
        <w:rPr>
          <w:rFonts w:ascii="Arial" w:hAnsi="Arial" w:cs="Arial"/>
          <w:sz w:val="24"/>
          <w:szCs w:val="24"/>
        </w:rPr>
      </w:pPr>
    </w:p>
    <w:p w:rsidR="00D3008D" w:rsidRPr="007B54D3" w:rsidRDefault="00D3008D" w:rsidP="007B54D3">
      <w:pPr>
        <w:pStyle w:val="Recuodecorpodetexto3"/>
        <w:ind w:left="0" w:firstLine="1134"/>
        <w:jc w:val="both"/>
        <w:rPr>
          <w:rFonts w:ascii="Arial" w:hAnsi="Arial" w:cs="Arial"/>
          <w:b/>
          <w:sz w:val="24"/>
          <w:szCs w:val="24"/>
        </w:rPr>
      </w:pPr>
      <w:r w:rsidRPr="007B54D3">
        <w:rPr>
          <w:rFonts w:ascii="Arial" w:hAnsi="Arial" w:cs="Arial"/>
          <w:b/>
          <w:sz w:val="24"/>
          <w:szCs w:val="24"/>
        </w:rPr>
        <w:lastRenderedPageBreak/>
        <w:t>Questão 10 – Indique o seu nível de dificuldade na busca pela informação no site após a ajuda do Mapa Conceitual:</w:t>
      </w:r>
    </w:p>
    <w:p w:rsidR="00D3008D" w:rsidRPr="007B54D3" w:rsidRDefault="00D3008D" w:rsidP="007B54D3">
      <w:pPr>
        <w:pStyle w:val="Recuodecorpodetexto3"/>
        <w:spacing w:after="0" w:line="360" w:lineRule="auto"/>
        <w:ind w:left="0" w:firstLine="1134"/>
        <w:jc w:val="both"/>
        <w:rPr>
          <w:rFonts w:ascii="Arial" w:hAnsi="Arial" w:cs="Arial"/>
          <w:sz w:val="24"/>
          <w:szCs w:val="24"/>
        </w:rPr>
      </w:pPr>
      <w:r w:rsidRPr="007B54D3">
        <w:rPr>
          <w:rFonts w:ascii="Arial" w:hAnsi="Arial" w:cs="Arial"/>
          <w:sz w:val="24"/>
          <w:szCs w:val="24"/>
        </w:rPr>
        <w:t xml:space="preserve">Nessa pergunta, os respondedores indicariam o grau de dificuldade na busca da informação da pesquisa após o auxílio do Mapa Conceitual, sendo possível através de um índice com escala de 0 a 10, sendo 0 para nenhuma dificuldade e 10 para muita dificuldade. </w:t>
      </w:r>
    </w:p>
    <w:p w:rsidR="00D3008D" w:rsidRPr="006B326D" w:rsidRDefault="00D3008D" w:rsidP="007B54D3">
      <w:pPr>
        <w:spacing w:after="0" w:line="360" w:lineRule="auto"/>
        <w:ind w:firstLine="1134"/>
        <w:jc w:val="both"/>
        <w:rPr>
          <w:rFonts w:ascii="Arial" w:hAnsi="Arial" w:cs="Arial"/>
          <w:sz w:val="24"/>
          <w:szCs w:val="24"/>
        </w:rPr>
      </w:pPr>
      <w:r>
        <w:rPr>
          <w:rFonts w:ascii="Arial" w:hAnsi="Arial" w:cs="Arial"/>
          <w:sz w:val="24"/>
          <w:szCs w:val="24"/>
        </w:rPr>
        <w:t>Dos respondedores,</w:t>
      </w:r>
      <w:r w:rsidRPr="006B326D">
        <w:rPr>
          <w:rFonts w:ascii="Arial" w:hAnsi="Arial" w:cs="Arial"/>
          <w:sz w:val="24"/>
          <w:szCs w:val="24"/>
        </w:rPr>
        <w:t xml:space="preserve"> </w:t>
      </w:r>
      <w:r>
        <w:rPr>
          <w:rFonts w:ascii="Arial" w:hAnsi="Arial" w:cs="Arial"/>
          <w:sz w:val="24"/>
          <w:szCs w:val="24"/>
        </w:rPr>
        <w:t>2 pessoas indicaram</w:t>
      </w:r>
      <w:r w:rsidRPr="006B326D">
        <w:rPr>
          <w:rFonts w:ascii="Arial" w:hAnsi="Arial" w:cs="Arial"/>
          <w:sz w:val="24"/>
          <w:szCs w:val="24"/>
        </w:rPr>
        <w:t xml:space="preserve"> que o seu grau </w:t>
      </w:r>
      <w:r>
        <w:rPr>
          <w:rFonts w:ascii="Arial" w:hAnsi="Arial" w:cs="Arial"/>
          <w:sz w:val="24"/>
          <w:szCs w:val="24"/>
        </w:rPr>
        <w:t xml:space="preserve">de dificuldade na busca foi de 0, indicando 15%, outras 2 </w:t>
      </w:r>
      <w:r w:rsidRPr="006B326D">
        <w:rPr>
          <w:rFonts w:ascii="Arial" w:hAnsi="Arial" w:cs="Arial"/>
          <w:sz w:val="24"/>
          <w:szCs w:val="24"/>
        </w:rPr>
        <w:t>pessoas</w:t>
      </w:r>
      <w:r>
        <w:rPr>
          <w:rFonts w:ascii="Arial" w:hAnsi="Arial" w:cs="Arial"/>
          <w:sz w:val="24"/>
          <w:szCs w:val="24"/>
        </w:rPr>
        <w:t xml:space="preserve"> </w:t>
      </w:r>
      <w:r w:rsidRPr="006B326D">
        <w:rPr>
          <w:rFonts w:ascii="Arial" w:hAnsi="Arial" w:cs="Arial"/>
          <w:sz w:val="24"/>
          <w:szCs w:val="24"/>
        </w:rPr>
        <w:t xml:space="preserve"> marcaram o grau de </w:t>
      </w:r>
      <w:r>
        <w:rPr>
          <w:rFonts w:ascii="Arial" w:hAnsi="Arial" w:cs="Arial"/>
          <w:sz w:val="24"/>
          <w:szCs w:val="24"/>
        </w:rPr>
        <w:t>3, totalizando 15%</w:t>
      </w:r>
      <w:r w:rsidRPr="006B326D">
        <w:rPr>
          <w:rFonts w:ascii="Arial" w:hAnsi="Arial" w:cs="Arial"/>
          <w:sz w:val="24"/>
          <w:szCs w:val="24"/>
        </w:rPr>
        <w:t>.</w:t>
      </w:r>
      <w:r>
        <w:rPr>
          <w:rFonts w:ascii="Arial" w:hAnsi="Arial" w:cs="Arial"/>
          <w:sz w:val="24"/>
          <w:szCs w:val="24"/>
        </w:rPr>
        <w:t xml:space="preserve"> Das 13 (treze) pessoas, 2 escolheram o grau de 4 (15%) e outras 2 marcaram 5, também totalizando 15%.</w:t>
      </w:r>
      <w:r w:rsidRPr="006B326D">
        <w:rPr>
          <w:rFonts w:ascii="Arial" w:hAnsi="Arial" w:cs="Arial"/>
          <w:sz w:val="24"/>
          <w:szCs w:val="24"/>
        </w:rPr>
        <w:t xml:space="preserve"> </w:t>
      </w:r>
      <w:r>
        <w:rPr>
          <w:rFonts w:ascii="Arial" w:hAnsi="Arial" w:cs="Arial"/>
          <w:sz w:val="24"/>
          <w:szCs w:val="24"/>
        </w:rPr>
        <w:t>As demais atribuições totalizaram 8% cada e os índices 6 e 10 não possuíram nenhum registro.</w:t>
      </w:r>
    </w:p>
    <w:p w:rsidR="007B54D3" w:rsidRDefault="007B54D3" w:rsidP="007B54D3">
      <w:pPr>
        <w:pStyle w:val="Legenda"/>
        <w:keepNext/>
      </w:pPr>
    </w:p>
    <w:tbl>
      <w:tblPr>
        <w:tblW w:w="0" w:type="auto"/>
        <w:tblLook w:val="04A0" w:firstRow="1" w:lastRow="0" w:firstColumn="1" w:lastColumn="0" w:noHBand="0" w:noVBand="1"/>
      </w:tblPr>
      <w:tblGrid>
        <w:gridCol w:w="8644"/>
      </w:tblGrid>
      <w:tr w:rsidR="00D3008D" w:rsidTr="00F82717">
        <w:tc>
          <w:tcPr>
            <w:tcW w:w="8644" w:type="dxa"/>
            <w:shd w:val="clear" w:color="auto" w:fill="auto"/>
          </w:tcPr>
          <w:p w:rsidR="00D3008D" w:rsidRPr="007B54D3" w:rsidRDefault="007B54D3" w:rsidP="00F82717">
            <w:pPr>
              <w:spacing w:after="0" w:line="240" w:lineRule="auto"/>
              <w:jc w:val="center"/>
              <w:rPr>
                <w:rFonts w:ascii="Arial" w:hAnsi="Arial" w:cs="Arial"/>
                <w:sz w:val="20"/>
                <w:szCs w:val="20"/>
              </w:rPr>
            </w:pPr>
            <w:bookmarkStart w:id="132" w:name="_Toc371424609"/>
            <w:r w:rsidRPr="007B54D3">
              <w:rPr>
                <w:rFonts w:ascii="Arial" w:hAnsi="Arial" w:cs="Arial"/>
                <w:sz w:val="20"/>
                <w:szCs w:val="20"/>
              </w:rPr>
              <w:t xml:space="preserve">Figura </w:t>
            </w:r>
            <w:r w:rsidRPr="007B54D3">
              <w:rPr>
                <w:rFonts w:ascii="Arial" w:hAnsi="Arial" w:cs="Arial"/>
                <w:sz w:val="20"/>
                <w:szCs w:val="20"/>
              </w:rPr>
              <w:fldChar w:fldCharType="begin"/>
            </w:r>
            <w:r w:rsidRPr="007B54D3">
              <w:rPr>
                <w:rFonts w:ascii="Arial" w:hAnsi="Arial" w:cs="Arial"/>
                <w:sz w:val="20"/>
                <w:szCs w:val="20"/>
              </w:rPr>
              <w:instrText xml:space="preserve"> SEQ Figura \* ARABIC </w:instrText>
            </w:r>
            <w:r w:rsidRPr="007B54D3">
              <w:rPr>
                <w:rFonts w:ascii="Arial" w:hAnsi="Arial" w:cs="Arial"/>
                <w:sz w:val="20"/>
                <w:szCs w:val="20"/>
              </w:rPr>
              <w:fldChar w:fldCharType="separate"/>
            </w:r>
            <w:r w:rsidR="00107A83">
              <w:rPr>
                <w:rFonts w:ascii="Arial" w:hAnsi="Arial" w:cs="Arial"/>
                <w:noProof/>
                <w:sz w:val="20"/>
                <w:szCs w:val="20"/>
              </w:rPr>
              <w:t>40</w:t>
            </w:r>
            <w:r w:rsidRPr="007B54D3">
              <w:rPr>
                <w:rFonts w:ascii="Arial" w:hAnsi="Arial" w:cs="Arial"/>
                <w:sz w:val="20"/>
                <w:szCs w:val="20"/>
              </w:rPr>
              <w:fldChar w:fldCharType="end"/>
            </w:r>
            <w:r w:rsidRPr="007B54D3">
              <w:rPr>
                <w:rFonts w:ascii="Arial" w:hAnsi="Arial" w:cs="Arial"/>
                <w:sz w:val="20"/>
                <w:szCs w:val="20"/>
              </w:rPr>
              <w:t xml:space="preserve"> - Grau de dificuldade na pesquisa.</w:t>
            </w:r>
            <w:bookmarkEnd w:id="132"/>
          </w:p>
        </w:tc>
      </w:tr>
      <w:tr w:rsidR="00D3008D" w:rsidTr="00F82717">
        <w:trPr>
          <w:trHeight w:val="377"/>
        </w:trPr>
        <w:tc>
          <w:tcPr>
            <w:tcW w:w="8644"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14:anchorId="512ABD10" wp14:editId="6FA3E966">
                  <wp:extent cx="4781550" cy="3390900"/>
                  <wp:effectExtent l="0" t="0" r="0" b="0"/>
                  <wp:docPr id="26" name="Imagem 26" descr="QUESTAO10-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ESTAO10-QUEST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3390900"/>
                          </a:xfrm>
                          <a:prstGeom prst="rect">
                            <a:avLst/>
                          </a:prstGeom>
                          <a:noFill/>
                          <a:ln>
                            <a:noFill/>
                          </a:ln>
                        </pic:spPr>
                      </pic:pic>
                    </a:graphicData>
                  </a:graphic>
                </wp:inline>
              </w:drawing>
            </w:r>
          </w:p>
        </w:tc>
      </w:tr>
      <w:tr w:rsidR="00D3008D" w:rsidTr="00F82717">
        <w:tc>
          <w:tcPr>
            <w:tcW w:w="8644"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line="360" w:lineRule="auto"/>
        <w:jc w:val="both"/>
      </w:pPr>
    </w:p>
    <w:p w:rsidR="00D3008D" w:rsidRPr="00FF64F2" w:rsidRDefault="00D3008D" w:rsidP="00FF64F2">
      <w:pPr>
        <w:pStyle w:val="Ttulo5"/>
        <w:ind w:firstLine="1134"/>
        <w:jc w:val="both"/>
        <w:rPr>
          <w:rFonts w:ascii="Arial" w:hAnsi="Arial" w:cs="Arial"/>
          <w:i w:val="0"/>
          <w:sz w:val="24"/>
          <w:szCs w:val="24"/>
        </w:rPr>
      </w:pPr>
      <w:r w:rsidRPr="00FF64F2">
        <w:rPr>
          <w:rFonts w:ascii="Arial" w:hAnsi="Arial" w:cs="Arial"/>
          <w:i w:val="0"/>
          <w:sz w:val="24"/>
          <w:szCs w:val="24"/>
        </w:rPr>
        <w:t>Questão nº 11 – Indique a relevância das informações que foram localizadas por meio da busca "Pesquise no site".</w:t>
      </w:r>
    </w:p>
    <w:p w:rsidR="00D3008D" w:rsidRDefault="00D3008D" w:rsidP="00D3008D">
      <w:pPr>
        <w:pStyle w:val="Recuodecorpodetexto"/>
      </w:pPr>
      <w:r w:rsidRPr="002C0BE3">
        <w:t>Nessa questão, os respondedores indicariam o</w:t>
      </w:r>
      <w:r w:rsidRPr="00B56C55">
        <w:t xml:space="preserve"> grau de relevância das informações na busca por meio da opção “Pesquise no site”, sendo possível através de índice com escala de 0 a 10, sendo 0 para nenhuma dificuldade e 10 para muita </w:t>
      </w:r>
      <w:r w:rsidRPr="00B56C55">
        <w:lastRenderedPageBreak/>
        <w:t xml:space="preserve">dificuldade, dando também a possibilidade de deixar a questão em branco se acaso tivesse não tivesse feito a pesquisa utilizando esta opção. </w:t>
      </w:r>
    </w:p>
    <w:p w:rsidR="00FF64F2" w:rsidRDefault="00D3008D" w:rsidP="00D3008D">
      <w:pPr>
        <w:spacing w:after="0" w:line="360" w:lineRule="auto"/>
        <w:ind w:firstLine="1134"/>
        <w:jc w:val="both"/>
      </w:pPr>
      <w:r>
        <w:rPr>
          <w:rFonts w:ascii="Arial" w:hAnsi="Arial" w:cs="Arial"/>
          <w:sz w:val="24"/>
          <w:szCs w:val="24"/>
        </w:rPr>
        <w:t>Os maiores registros totalizaram 15% cada, sendo divididos em 2</w:t>
      </w:r>
      <w:r w:rsidRPr="00B56C55">
        <w:rPr>
          <w:rFonts w:ascii="Arial" w:hAnsi="Arial" w:cs="Arial"/>
          <w:sz w:val="24"/>
          <w:szCs w:val="24"/>
        </w:rPr>
        <w:t xml:space="preserve"> </w:t>
      </w:r>
      <w:r>
        <w:rPr>
          <w:rFonts w:ascii="Arial" w:hAnsi="Arial" w:cs="Arial"/>
          <w:sz w:val="24"/>
          <w:szCs w:val="24"/>
        </w:rPr>
        <w:t>no grau 3; 2 no grau 4; 2 no grau 5 e outros 2 no grau 6.</w:t>
      </w:r>
      <w:r w:rsidRPr="00B56C55">
        <w:rPr>
          <w:rFonts w:ascii="Arial" w:hAnsi="Arial" w:cs="Arial"/>
          <w:sz w:val="24"/>
          <w:szCs w:val="24"/>
        </w:rPr>
        <w:t xml:space="preserve"> </w:t>
      </w:r>
      <w:r>
        <w:rPr>
          <w:rFonts w:ascii="Arial" w:hAnsi="Arial" w:cs="Arial"/>
          <w:sz w:val="24"/>
          <w:szCs w:val="24"/>
        </w:rPr>
        <w:t>Apenas um (1) disse que não possuiu dificuldades na pesquisa, totalizando 8% e os índices de 1 e 10 não pontuaram</w:t>
      </w:r>
      <w:r w:rsidRPr="00B56C55">
        <w:rPr>
          <w:rFonts w:ascii="Arial" w:hAnsi="Arial" w:cs="Arial"/>
          <w:sz w:val="24"/>
          <w:szCs w:val="24"/>
        </w:rPr>
        <w:t xml:space="preserve">. </w:t>
      </w:r>
    </w:p>
    <w:p w:rsidR="00FF64F2" w:rsidRDefault="00FF64F2" w:rsidP="00FF64F2">
      <w:pPr>
        <w:pStyle w:val="Legenda"/>
        <w:keepNext/>
      </w:pPr>
    </w:p>
    <w:tbl>
      <w:tblPr>
        <w:tblW w:w="0" w:type="auto"/>
        <w:tblLook w:val="04A0" w:firstRow="1" w:lastRow="0" w:firstColumn="1" w:lastColumn="0" w:noHBand="0" w:noVBand="1"/>
      </w:tblPr>
      <w:tblGrid>
        <w:gridCol w:w="8644"/>
      </w:tblGrid>
      <w:tr w:rsidR="00FF64F2" w:rsidTr="00F82717">
        <w:tc>
          <w:tcPr>
            <w:tcW w:w="8644" w:type="dxa"/>
            <w:shd w:val="clear" w:color="auto" w:fill="auto"/>
          </w:tcPr>
          <w:p w:rsidR="00FF64F2" w:rsidRPr="00FF64F2" w:rsidRDefault="00FF64F2" w:rsidP="00AB6ADC">
            <w:pPr>
              <w:spacing w:after="0" w:line="240" w:lineRule="auto"/>
              <w:jc w:val="center"/>
              <w:rPr>
                <w:rFonts w:ascii="Arial" w:hAnsi="Arial" w:cs="Arial"/>
                <w:sz w:val="20"/>
                <w:szCs w:val="20"/>
              </w:rPr>
            </w:pPr>
            <w:bookmarkStart w:id="133" w:name="_Toc371424610"/>
            <w:r w:rsidRPr="00FF64F2">
              <w:rPr>
                <w:rFonts w:ascii="Arial" w:hAnsi="Arial" w:cs="Arial"/>
                <w:sz w:val="20"/>
                <w:szCs w:val="20"/>
              </w:rPr>
              <w:t xml:space="preserve">Figura </w:t>
            </w:r>
            <w:r w:rsidRPr="00FF64F2">
              <w:rPr>
                <w:rFonts w:ascii="Arial" w:hAnsi="Arial" w:cs="Arial"/>
                <w:sz w:val="20"/>
                <w:szCs w:val="20"/>
              </w:rPr>
              <w:fldChar w:fldCharType="begin"/>
            </w:r>
            <w:r w:rsidRPr="00FF64F2">
              <w:rPr>
                <w:rFonts w:ascii="Arial" w:hAnsi="Arial" w:cs="Arial"/>
                <w:sz w:val="20"/>
                <w:szCs w:val="20"/>
              </w:rPr>
              <w:instrText xml:space="preserve"> SEQ Figura \* ARABIC </w:instrText>
            </w:r>
            <w:r w:rsidRPr="00FF64F2">
              <w:rPr>
                <w:rFonts w:ascii="Arial" w:hAnsi="Arial" w:cs="Arial"/>
                <w:sz w:val="20"/>
                <w:szCs w:val="20"/>
              </w:rPr>
              <w:fldChar w:fldCharType="separate"/>
            </w:r>
            <w:r w:rsidR="00107A83">
              <w:rPr>
                <w:rFonts w:ascii="Arial" w:hAnsi="Arial" w:cs="Arial"/>
                <w:noProof/>
                <w:sz w:val="20"/>
                <w:szCs w:val="20"/>
              </w:rPr>
              <w:t>41</w:t>
            </w:r>
            <w:r w:rsidRPr="00FF64F2">
              <w:rPr>
                <w:rFonts w:ascii="Arial" w:hAnsi="Arial" w:cs="Arial"/>
                <w:sz w:val="20"/>
                <w:szCs w:val="20"/>
              </w:rPr>
              <w:fldChar w:fldCharType="end"/>
            </w:r>
            <w:r w:rsidRPr="00FF64F2">
              <w:rPr>
                <w:rFonts w:ascii="Arial" w:hAnsi="Arial" w:cs="Arial"/>
                <w:sz w:val="20"/>
                <w:szCs w:val="20"/>
              </w:rPr>
              <w:t xml:space="preserve"> - Relevância das informações </w:t>
            </w:r>
            <w:r w:rsidR="00AB6ADC">
              <w:rPr>
                <w:rFonts w:ascii="Arial" w:hAnsi="Arial" w:cs="Arial"/>
                <w:sz w:val="20"/>
                <w:szCs w:val="20"/>
              </w:rPr>
              <w:t xml:space="preserve">localizadas pela </w:t>
            </w:r>
            <w:r w:rsidRPr="00FF64F2">
              <w:rPr>
                <w:rFonts w:ascii="Arial" w:hAnsi="Arial" w:cs="Arial"/>
                <w:sz w:val="20"/>
                <w:szCs w:val="20"/>
              </w:rPr>
              <w:t>busca por “Pesquise no site”.</w:t>
            </w:r>
            <w:bookmarkEnd w:id="133"/>
          </w:p>
        </w:tc>
      </w:tr>
      <w:tr w:rsidR="00FF64F2" w:rsidTr="00F82717">
        <w:trPr>
          <w:trHeight w:val="377"/>
        </w:trPr>
        <w:tc>
          <w:tcPr>
            <w:tcW w:w="8644" w:type="dxa"/>
            <w:shd w:val="clear" w:color="auto" w:fill="auto"/>
            <w:vAlign w:val="center"/>
          </w:tcPr>
          <w:p w:rsidR="00FF64F2" w:rsidRDefault="00143A85" w:rsidP="00F82717">
            <w:pPr>
              <w:spacing w:after="0" w:line="240" w:lineRule="auto"/>
              <w:jc w:val="center"/>
            </w:pPr>
            <w:r>
              <w:rPr>
                <w:noProof/>
                <w:lang w:eastAsia="pt-BR"/>
              </w:rPr>
              <w:drawing>
                <wp:inline distT="0" distB="0" distL="0" distR="0" wp14:anchorId="7E3DDF0B" wp14:editId="26A2A5E7">
                  <wp:extent cx="4848225" cy="3457575"/>
                  <wp:effectExtent l="0" t="0" r="0" b="0"/>
                  <wp:docPr id="27" name="Imagem 27" descr="QUESTAO11-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STAO11-QUEST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225" cy="3457575"/>
                          </a:xfrm>
                          <a:prstGeom prst="rect">
                            <a:avLst/>
                          </a:prstGeom>
                          <a:noFill/>
                          <a:ln>
                            <a:noFill/>
                          </a:ln>
                        </pic:spPr>
                      </pic:pic>
                    </a:graphicData>
                  </a:graphic>
                </wp:inline>
              </w:drawing>
            </w:r>
          </w:p>
        </w:tc>
      </w:tr>
      <w:tr w:rsidR="00FF64F2" w:rsidTr="00F82717">
        <w:tc>
          <w:tcPr>
            <w:tcW w:w="8644" w:type="dxa"/>
            <w:shd w:val="clear" w:color="auto" w:fill="auto"/>
          </w:tcPr>
          <w:p w:rsidR="00FF64F2" w:rsidRDefault="00FF64F2"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line="360" w:lineRule="auto"/>
        <w:jc w:val="both"/>
      </w:pPr>
    </w:p>
    <w:p w:rsidR="00D3008D" w:rsidRPr="00EA6F7B" w:rsidRDefault="00D3008D" w:rsidP="00EA6F7B">
      <w:pPr>
        <w:pStyle w:val="Recuodecorpodetexto3"/>
        <w:keepNext/>
        <w:ind w:left="0" w:firstLine="1134"/>
        <w:jc w:val="both"/>
        <w:rPr>
          <w:rFonts w:ascii="Arial" w:hAnsi="Arial" w:cs="Arial"/>
          <w:b/>
          <w:sz w:val="24"/>
          <w:szCs w:val="24"/>
        </w:rPr>
      </w:pPr>
      <w:r w:rsidRPr="00EA6F7B">
        <w:rPr>
          <w:rFonts w:ascii="Arial" w:hAnsi="Arial" w:cs="Arial"/>
          <w:b/>
          <w:sz w:val="24"/>
          <w:szCs w:val="24"/>
        </w:rPr>
        <w:t>Questão 12 – Indique a coerência entre o título do menu e seu conteúdo correspondente.</w:t>
      </w:r>
    </w:p>
    <w:p w:rsidR="00D3008D" w:rsidRDefault="00D3008D" w:rsidP="00D3008D">
      <w:pPr>
        <w:pStyle w:val="Recuodecorpodetexto"/>
      </w:pPr>
      <w:r w:rsidRPr="00141441">
        <w:t xml:space="preserve">Nessa questão, os </w:t>
      </w:r>
      <w:r>
        <w:t>respondedores</w:t>
      </w:r>
      <w:r w:rsidRPr="00141441">
        <w:t xml:space="preserve"> indicariam o grau de coerência entre o menu e o conteúdo correspondente à ele através de índice com escala de 0 a 10, sendo 0 nenhuma coerência e 10 corresponde plenamente. </w:t>
      </w:r>
    </w:p>
    <w:p w:rsidR="00D3008D" w:rsidRDefault="00D3008D" w:rsidP="00D3008D">
      <w:pPr>
        <w:pStyle w:val="Recuodecorpodetexto"/>
      </w:pPr>
      <w:r w:rsidRPr="00141441">
        <w:t xml:space="preserve">Dentre os </w:t>
      </w:r>
      <w:r>
        <w:t>13</w:t>
      </w:r>
      <w:r w:rsidRPr="00141441">
        <w:t xml:space="preserve"> </w:t>
      </w:r>
      <w:r>
        <w:t>respondedores</w:t>
      </w:r>
      <w:r w:rsidRPr="00141441">
        <w:t xml:space="preserve">, </w:t>
      </w:r>
      <w:r>
        <w:t>5</w:t>
      </w:r>
      <w:r w:rsidRPr="00141441">
        <w:t xml:space="preserve"> pessoas responderam que possuíam o grau de dificuldade correspondente a </w:t>
      </w:r>
      <w:r>
        <w:t>5, totalizando 38% e o</w:t>
      </w:r>
      <w:r w:rsidRPr="00141441">
        <w:t xml:space="preserve">utras </w:t>
      </w:r>
      <w:r>
        <w:t>2</w:t>
      </w:r>
      <w:r w:rsidRPr="00141441">
        <w:t xml:space="preserve"> pessoas ti</w:t>
      </w:r>
      <w:r>
        <w:t>veram o grau de dificuldade de 4 na escala</w:t>
      </w:r>
      <w:r w:rsidRPr="00141441">
        <w:t xml:space="preserve">. </w:t>
      </w:r>
      <w:r>
        <w:t>Os índices de 0, 2 e 3 não obtiveram resultados e os demais, receberam atribuições equivalentes a 8% cada.</w:t>
      </w:r>
    </w:p>
    <w:p w:rsidR="00D3008D" w:rsidRDefault="00D3008D" w:rsidP="00D3008D">
      <w:pPr>
        <w:pStyle w:val="Recuodecorpodetexto"/>
      </w:pPr>
    </w:p>
    <w:p w:rsidR="00D3008D" w:rsidRDefault="00D3008D" w:rsidP="00D3008D">
      <w:pPr>
        <w:pStyle w:val="Recuodecorpodetexto"/>
      </w:pPr>
    </w:p>
    <w:tbl>
      <w:tblPr>
        <w:tblW w:w="0" w:type="auto"/>
        <w:tblLook w:val="04A0" w:firstRow="1" w:lastRow="0" w:firstColumn="1" w:lastColumn="0" w:noHBand="0" w:noVBand="1"/>
      </w:tblPr>
      <w:tblGrid>
        <w:gridCol w:w="8644"/>
      </w:tblGrid>
      <w:tr w:rsidR="00D3008D" w:rsidTr="00F82717">
        <w:tc>
          <w:tcPr>
            <w:tcW w:w="8644" w:type="dxa"/>
            <w:shd w:val="clear" w:color="auto" w:fill="auto"/>
          </w:tcPr>
          <w:p w:rsidR="00D3008D" w:rsidRPr="00AB6ADC" w:rsidRDefault="00B23BF0" w:rsidP="00B23BF0">
            <w:pPr>
              <w:spacing w:after="0" w:line="240" w:lineRule="auto"/>
              <w:jc w:val="center"/>
              <w:rPr>
                <w:rFonts w:ascii="Arial" w:hAnsi="Arial" w:cs="Arial"/>
                <w:sz w:val="20"/>
                <w:szCs w:val="20"/>
              </w:rPr>
            </w:pPr>
            <w:bookmarkStart w:id="134" w:name="_Toc371424611"/>
            <w:r w:rsidRPr="00AB6ADC">
              <w:rPr>
                <w:rFonts w:ascii="Arial" w:hAnsi="Arial" w:cs="Arial"/>
                <w:sz w:val="20"/>
                <w:szCs w:val="20"/>
              </w:rPr>
              <w:lastRenderedPageBreak/>
              <w:t xml:space="preserve">Figura </w:t>
            </w:r>
            <w:r w:rsidRPr="00AB6ADC">
              <w:rPr>
                <w:rFonts w:ascii="Arial" w:hAnsi="Arial" w:cs="Arial"/>
                <w:sz w:val="20"/>
                <w:szCs w:val="20"/>
              </w:rPr>
              <w:fldChar w:fldCharType="begin"/>
            </w:r>
            <w:r w:rsidRPr="00AB6ADC">
              <w:rPr>
                <w:rFonts w:ascii="Arial" w:hAnsi="Arial" w:cs="Arial"/>
                <w:sz w:val="20"/>
                <w:szCs w:val="20"/>
              </w:rPr>
              <w:instrText xml:space="preserve"> SEQ Figura \* ARABIC </w:instrText>
            </w:r>
            <w:r w:rsidRPr="00AB6ADC">
              <w:rPr>
                <w:rFonts w:ascii="Arial" w:hAnsi="Arial" w:cs="Arial"/>
                <w:sz w:val="20"/>
                <w:szCs w:val="20"/>
              </w:rPr>
              <w:fldChar w:fldCharType="separate"/>
            </w:r>
            <w:r w:rsidR="00107A83">
              <w:rPr>
                <w:rFonts w:ascii="Arial" w:hAnsi="Arial" w:cs="Arial"/>
                <w:noProof/>
                <w:sz w:val="20"/>
                <w:szCs w:val="20"/>
              </w:rPr>
              <w:t>42</w:t>
            </w:r>
            <w:r w:rsidRPr="00AB6ADC">
              <w:rPr>
                <w:rFonts w:ascii="Arial" w:hAnsi="Arial" w:cs="Arial"/>
                <w:sz w:val="20"/>
                <w:szCs w:val="20"/>
              </w:rPr>
              <w:fldChar w:fldCharType="end"/>
            </w:r>
            <w:r w:rsidRPr="00AB6ADC">
              <w:rPr>
                <w:rFonts w:ascii="Arial" w:hAnsi="Arial" w:cs="Arial"/>
                <w:sz w:val="20"/>
                <w:szCs w:val="20"/>
              </w:rPr>
              <w:t xml:space="preserve"> - Coerência entre menu e conteúdo.</w:t>
            </w:r>
            <w:bookmarkEnd w:id="134"/>
          </w:p>
        </w:tc>
      </w:tr>
      <w:tr w:rsidR="00D3008D" w:rsidTr="00F82717">
        <w:trPr>
          <w:trHeight w:val="377"/>
        </w:trPr>
        <w:tc>
          <w:tcPr>
            <w:tcW w:w="8644"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14:anchorId="48C360F7" wp14:editId="0A6BB99A">
                  <wp:extent cx="4905375" cy="3390900"/>
                  <wp:effectExtent l="0" t="0" r="0" b="0"/>
                  <wp:docPr id="28" name="Imagem 28" descr="QUESTAO12-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ESTAO12-QUEST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375" cy="3390900"/>
                          </a:xfrm>
                          <a:prstGeom prst="rect">
                            <a:avLst/>
                          </a:prstGeom>
                          <a:noFill/>
                          <a:ln>
                            <a:noFill/>
                          </a:ln>
                        </pic:spPr>
                      </pic:pic>
                    </a:graphicData>
                  </a:graphic>
                </wp:inline>
              </w:drawing>
            </w:r>
          </w:p>
        </w:tc>
      </w:tr>
      <w:tr w:rsidR="00D3008D" w:rsidTr="00F82717">
        <w:tc>
          <w:tcPr>
            <w:tcW w:w="8644"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after="0" w:line="360" w:lineRule="auto"/>
        <w:jc w:val="both"/>
        <w:rPr>
          <w:rFonts w:ascii="Arial" w:hAnsi="Arial" w:cs="Arial"/>
          <w:sz w:val="24"/>
          <w:szCs w:val="24"/>
        </w:rPr>
      </w:pPr>
    </w:p>
    <w:p w:rsidR="00D3008D" w:rsidRPr="00AB6ADC" w:rsidRDefault="00D3008D" w:rsidP="00AB6ADC">
      <w:pPr>
        <w:pStyle w:val="Ttulo4"/>
        <w:ind w:firstLine="1134"/>
        <w:jc w:val="both"/>
        <w:rPr>
          <w:rFonts w:ascii="Arial" w:hAnsi="Arial" w:cs="Arial"/>
          <w:sz w:val="24"/>
          <w:szCs w:val="24"/>
        </w:rPr>
      </w:pPr>
      <w:r w:rsidRPr="00AB6ADC">
        <w:rPr>
          <w:rFonts w:ascii="Arial" w:hAnsi="Arial" w:cs="Arial"/>
          <w:sz w:val="24"/>
          <w:szCs w:val="24"/>
        </w:rPr>
        <w:t>Questão nº 13 – Indique a relevância dos resultados da sua busca por meio do “Pesquise no site”.</w:t>
      </w:r>
    </w:p>
    <w:p w:rsidR="00D3008D" w:rsidRDefault="00D3008D" w:rsidP="00D3008D">
      <w:pPr>
        <w:spacing w:after="0" w:line="360" w:lineRule="auto"/>
        <w:ind w:firstLine="1134"/>
        <w:jc w:val="both"/>
        <w:rPr>
          <w:rFonts w:ascii="Arial" w:hAnsi="Arial" w:cs="Arial"/>
          <w:sz w:val="24"/>
          <w:szCs w:val="24"/>
        </w:rPr>
      </w:pPr>
      <w:r w:rsidRPr="000D76BF">
        <w:rPr>
          <w:rFonts w:ascii="Arial" w:hAnsi="Arial" w:cs="Arial"/>
          <w:sz w:val="24"/>
          <w:szCs w:val="24"/>
        </w:rPr>
        <w:t>Nessa última questão que avaliava por escala, os experimentadores os indicariam o grau de relevância dos resultados obtidos através do uso da opção “Pesquise no site”, entre a pesquisa realizada e o resultado da bu</w:t>
      </w:r>
      <w:r>
        <w:rPr>
          <w:rFonts w:ascii="Arial" w:hAnsi="Arial" w:cs="Arial"/>
          <w:sz w:val="24"/>
          <w:szCs w:val="24"/>
        </w:rPr>
        <w:t>sca através de índice</w:t>
      </w:r>
      <w:r w:rsidRPr="000D76BF">
        <w:rPr>
          <w:rFonts w:ascii="Arial" w:hAnsi="Arial" w:cs="Arial"/>
          <w:sz w:val="24"/>
          <w:szCs w:val="24"/>
        </w:rPr>
        <w:t xml:space="preserve"> de 0 a 10, sendo</w:t>
      </w:r>
      <w:r>
        <w:rPr>
          <w:rFonts w:ascii="Arial" w:hAnsi="Arial" w:cs="Arial"/>
          <w:sz w:val="24"/>
          <w:szCs w:val="24"/>
        </w:rPr>
        <w:t xml:space="preserve"> </w:t>
      </w:r>
      <w:r w:rsidRPr="000D76BF">
        <w:rPr>
          <w:rFonts w:ascii="Arial" w:hAnsi="Arial" w:cs="Arial"/>
          <w:sz w:val="24"/>
          <w:szCs w:val="24"/>
        </w:rPr>
        <w:t xml:space="preserve">0 para nenhuma relevância e 10 no caso de atendimento das suas expectativas. </w:t>
      </w:r>
    </w:p>
    <w:p w:rsidR="00D3008D" w:rsidRDefault="00D3008D" w:rsidP="00D3008D">
      <w:pPr>
        <w:spacing w:after="0" w:line="360" w:lineRule="auto"/>
        <w:ind w:firstLine="1134"/>
        <w:jc w:val="both"/>
        <w:rPr>
          <w:rFonts w:ascii="Arial" w:hAnsi="Arial" w:cs="Arial"/>
          <w:sz w:val="24"/>
          <w:szCs w:val="24"/>
        </w:rPr>
      </w:pPr>
      <w:r>
        <w:rPr>
          <w:rFonts w:ascii="Arial" w:hAnsi="Arial" w:cs="Arial"/>
          <w:sz w:val="24"/>
          <w:szCs w:val="24"/>
        </w:rPr>
        <w:t>Dentre os 13</w:t>
      </w:r>
      <w:r w:rsidRPr="000D76BF">
        <w:rPr>
          <w:rFonts w:ascii="Arial" w:hAnsi="Arial" w:cs="Arial"/>
          <w:sz w:val="24"/>
          <w:szCs w:val="24"/>
        </w:rPr>
        <w:t xml:space="preserve"> </w:t>
      </w:r>
      <w:r>
        <w:rPr>
          <w:rFonts w:ascii="Arial" w:hAnsi="Arial" w:cs="Arial"/>
          <w:sz w:val="24"/>
          <w:szCs w:val="24"/>
        </w:rPr>
        <w:t>respondedores, 4 pessoas indicaram o grau 5 (31%). A segunda maior porcentagem foi a de 15%, dividida entre os índices 7 e 3, cada um com 2 escolhas. Dentre os índices que não pontuaram estão os de 0, 1 e 6. As demais atribuições somaram 8% em cada índice.</w:t>
      </w:r>
    </w:p>
    <w:p w:rsidR="00D3008D" w:rsidRDefault="00D3008D" w:rsidP="00D3008D">
      <w:pPr>
        <w:spacing w:after="0" w:line="360" w:lineRule="auto"/>
        <w:ind w:firstLine="1134"/>
        <w:jc w:val="both"/>
      </w:pPr>
    </w:p>
    <w:p w:rsidR="00AB6ADC" w:rsidRDefault="00AB6ADC" w:rsidP="00AB6ADC"/>
    <w:p w:rsidR="00AB6ADC" w:rsidRDefault="00AB6ADC" w:rsidP="00AB6ADC"/>
    <w:p w:rsidR="00AB6ADC" w:rsidRDefault="00AB6ADC" w:rsidP="00AB6ADC"/>
    <w:p w:rsidR="00AB6ADC" w:rsidRDefault="00AB6ADC" w:rsidP="00AB6ADC"/>
    <w:p w:rsidR="00AB6ADC" w:rsidRDefault="00AB6ADC" w:rsidP="00AB6ADC"/>
    <w:tbl>
      <w:tblPr>
        <w:tblW w:w="0" w:type="auto"/>
        <w:tblLook w:val="04A0" w:firstRow="1" w:lastRow="0" w:firstColumn="1" w:lastColumn="0" w:noHBand="0" w:noVBand="1"/>
      </w:tblPr>
      <w:tblGrid>
        <w:gridCol w:w="8644"/>
      </w:tblGrid>
      <w:tr w:rsidR="00D3008D" w:rsidTr="00F82717">
        <w:tc>
          <w:tcPr>
            <w:tcW w:w="8644" w:type="dxa"/>
            <w:shd w:val="clear" w:color="auto" w:fill="auto"/>
          </w:tcPr>
          <w:p w:rsidR="00D3008D" w:rsidRPr="00AB6ADC" w:rsidRDefault="00AB6ADC" w:rsidP="00F82717">
            <w:pPr>
              <w:spacing w:after="0" w:line="240" w:lineRule="auto"/>
              <w:jc w:val="center"/>
              <w:rPr>
                <w:rFonts w:ascii="Arial" w:hAnsi="Arial" w:cs="Arial"/>
                <w:sz w:val="20"/>
                <w:szCs w:val="20"/>
              </w:rPr>
            </w:pPr>
            <w:bookmarkStart w:id="135" w:name="_Toc371424612"/>
            <w:r w:rsidRPr="00AB6ADC">
              <w:rPr>
                <w:rFonts w:ascii="Arial" w:hAnsi="Arial" w:cs="Arial"/>
                <w:sz w:val="20"/>
                <w:szCs w:val="20"/>
              </w:rPr>
              <w:lastRenderedPageBreak/>
              <w:t xml:space="preserve">Figura </w:t>
            </w:r>
            <w:r w:rsidRPr="00AB6ADC">
              <w:rPr>
                <w:rFonts w:ascii="Arial" w:hAnsi="Arial" w:cs="Arial"/>
                <w:sz w:val="20"/>
                <w:szCs w:val="20"/>
              </w:rPr>
              <w:fldChar w:fldCharType="begin"/>
            </w:r>
            <w:r w:rsidRPr="00AB6ADC">
              <w:rPr>
                <w:rFonts w:ascii="Arial" w:hAnsi="Arial" w:cs="Arial"/>
                <w:sz w:val="20"/>
                <w:szCs w:val="20"/>
              </w:rPr>
              <w:instrText xml:space="preserve"> SEQ Figura \* ARABIC </w:instrText>
            </w:r>
            <w:r w:rsidRPr="00AB6ADC">
              <w:rPr>
                <w:rFonts w:ascii="Arial" w:hAnsi="Arial" w:cs="Arial"/>
                <w:sz w:val="20"/>
                <w:szCs w:val="20"/>
              </w:rPr>
              <w:fldChar w:fldCharType="separate"/>
            </w:r>
            <w:r w:rsidR="00107A83">
              <w:rPr>
                <w:rFonts w:ascii="Arial" w:hAnsi="Arial" w:cs="Arial"/>
                <w:noProof/>
                <w:sz w:val="20"/>
                <w:szCs w:val="20"/>
              </w:rPr>
              <w:t>43</w:t>
            </w:r>
            <w:r w:rsidRPr="00AB6ADC">
              <w:rPr>
                <w:rFonts w:ascii="Arial" w:hAnsi="Arial" w:cs="Arial"/>
                <w:sz w:val="20"/>
                <w:szCs w:val="20"/>
              </w:rPr>
              <w:fldChar w:fldCharType="end"/>
            </w:r>
            <w:r w:rsidRPr="00AB6ADC">
              <w:rPr>
                <w:rFonts w:ascii="Arial" w:hAnsi="Arial" w:cs="Arial"/>
                <w:sz w:val="20"/>
                <w:szCs w:val="20"/>
              </w:rPr>
              <w:t xml:space="preserve"> - Relevância dos resultados da busca por meio de “Pesquise no site”.</w:t>
            </w:r>
            <w:bookmarkEnd w:id="135"/>
          </w:p>
        </w:tc>
      </w:tr>
      <w:tr w:rsidR="00D3008D" w:rsidTr="00F82717">
        <w:trPr>
          <w:trHeight w:val="377"/>
        </w:trPr>
        <w:tc>
          <w:tcPr>
            <w:tcW w:w="8644" w:type="dxa"/>
            <w:shd w:val="clear" w:color="auto" w:fill="auto"/>
            <w:vAlign w:val="center"/>
          </w:tcPr>
          <w:p w:rsidR="00D3008D" w:rsidRDefault="00143A85" w:rsidP="00F82717">
            <w:pPr>
              <w:spacing w:after="0" w:line="240" w:lineRule="auto"/>
              <w:jc w:val="center"/>
            </w:pPr>
            <w:r>
              <w:rPr>
                <w:noProof/>
                <w:lang w:eastAsia="pt-BR"/>
              </w:rPr>
              <w:drawing>
                <wp:inline distT="0" distB="0" distL="0" distR="0">
                  <wp:extent cx="4914900" cy="3448050"/>
                  <wp:effectExtent l="0" t="0" r="0" b="0"/>
                  <wp:docPr id="29" name="Imagem 29" descr="QUESTÃO13-QU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ÃO13-QUEST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3448050"/>
                          </a:xfrm>
                          <a:prstGeom prst="rect">
                            <a:avLst/>
                          </a:prstGeom>
                          <a:noFill/>
                          <a:ln>
                            <a:noFill/>
                          </a:ln>
                        </pic:spPr>
                      </pic:pic>
                    </a:graphicData>
                  </a:graphic>
                </wp:inline>
              </w:drawing>
            </w:r>
          </w:p>
        </w:tc>
      </w:tr>
      <w:tr w:rsidR="00D3008D" w:rsidTr="00F82717">
        <w:tc>
          <w:tcPr>
            <w:tcW w:w="8644" w:type="dxa"/>
            <w:shd w:val="clear" w:color="auto" w:fill="auto"/>
          </w:tcPr>
          <w:p w:rsidR="00D3008D" w:rsidRDefault="00D3008D" w:rsidP="00F82717">
            <w:pPr>
              <w:spacing w:after="0" w:line="240" w:lineRule="auto"/>
              <w:jc w:val="center"/>
            </w:pPr>
            <w:r w:rsidRPr="0025302F">
              <w:rPr>
                <w:rFonts w:ascii="Arial" w:hAnsi="Arial" w:cs="Arial"/>
                <w:sz w:val="20"/>
                <w:szCs w:val="20"/>
              </w:rPr>
              <w:t>Fonte: Elaborado pelo autor, 2013.</w:t>
            </w:r>
          </w:p>
        </w:tc>
      </w:tr>
    </w:tbl>
    <w:p w:rsidR="00D3008D" w:rsidRDefault="00D3008D" w:rsidP="00D3008D">
      <w:pPr>
        <w:spacing w:line="360" w:lineRule="auto"/>
        <w:jc w:val="both"/>
      </w:pPr>
    </w:p>
    <w:p w:rsidR="00D3008D" w:rsidRPr="00B82418" w:rsidRDefault="00D3008D" w:rsidP="00D3008D">
      <w:pPr>
        <w:pStyle w:val="Recuodecorpodetexto"/>
      </w:pPr>
      <w:r>
        <w:t>Através da análise dos resultados obtidos pelo uso dos questionários, da primeira e da segunda etapa, pode-se verificar a grande variedade de opções de estudos para trabalhos futuros, sendo possível trabalhar desde uma nova estrutura de páginas, coligando o bom uso das informações disponíveis no portal, bem como criar um protótipo através do uso de Mapas Conceituais.</w:t>
      </w:r>
    </w:p>
    <w:p w:rsidR="00D3008D" w:rsidRDefault="00D3008D" w:rsidP="00D3008D">
      <w:pPr>
        <w:spacing w:line="360" w:lineRule="auto"/>
        <w:jc w:val="both"/>
      </w:pPr>
    </w:p>
    <w:p w:rsidR="00D3008D" w:rsidRDefault="00D3008D" w:rsidP="00D3008D">
      <w:pPr>
        <w:spacing w:line="360" w:lineRule="auto"/>
        <w:jc w:val="both"/>
      </w:pPr>
    </w:p>
    <w:p w:rsidR="00D3008D" w:rsidRDefault="00D3008D" w:rsidP="00D3008D">
      <w:pPr>
        <w:spacing w:after="0" w:line="360" w:lineRule="auto"/>
        <w:ind w:firstLine="1134"/>
        <w:jc w:val="both"/>
        <w:rPr>
          <w:rFonts w:ascii="Arial" w:hAnsi="Arial" w:cs="Arial"/>
          <w:sz w:val="24"/>
          <w:szCs w:val="24"/>
        </w:rPr>
      </w:pPr>
    </w:p>
    <w:p w:rsidR="00D3008D" w:rsidRDefault="00D3008D"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Pr="00AB6ADC" w:rsidRDefault="00AB6ADC" w:rsidP="00AB6ADC">
      <w:pPr>
        <w:pStyle w:val="Ttulo1"/>
        <w:spacing w:before="0" w:line="360" w:lineRule="auto"/>
        <w:rPr>
          <w:rFonts w:ascii="Arial" w:hAnsi="Arial" w:cs="Arial"/>
          <w:b/>
          <w:sz w:val="24"/>
          <w:szCs w:val="24"/>
        </w:rPr>
      </w:pPr>
      <w:bookmarkStart w:id="136" w:name="_Toc371444574"/>
      <w:r w:rsidRPr="00AB6ADC">
        <w:rPr>
          <w:rFonts w:ascii="Arial" w:hAnsi="Arial" w:cs="Arial"/>
          <w:b/>
          <w:sz w:val="24"/>
          <w:szCs w:val="24"/>
        </w:rPr>
        <w:lastRenderedPageBreak/>
        <w:t>9 TRABALHOS FUTUROS</w:t>
      </w:r>
      <w:bookmarkEnd w:id="136"/>
    </w:p>
    <w:p w:rsidR="00AB6ADC" w:rsidRDefault="00AB6ADC" w:rsidP="00AB6ADC">
      <w:pPr>
        <w:pStyle w:val="Recuodecorpodetexto"/>
      </w:pPr>
      <w:r>
        <w:t xml:space="preserve">Através do estudo realizado e dos resultados obtidos através do uso da análise do portal e dos questionários aplicados, é possível verificar </w:t>
      </w:r>
      <w:r w:rsidRPr="00BB6A83">
        <w:t>opções de estudos para trabalhos futuros</w:t>
      </w:r>
      <w:r>
        <w:t xml:space="preserve">. </w:t>
      </w:r>
    </w:p>
    <w:p w:rsidR="00AB6ADC" w:rsidRPr="00AB6ADC" w:rsidRDefault="00AB6ADC" w:rsidP="00AB6ADC">
      <w:pPr>
        <w:pStyle w:val="Recuodecorpodetexto"/>
        <w:rPr>
          <w:rFonts w:cs="Arial"/>
          <w:lang w:val="pt-BR"/>
        </w:rPr>
      </w:pPr>
      <w:r w:rsidRPr="00AB6ADC">
        <w:rPr>
          <w:rFonts w:cs="Arial"/>
          <w:lang w:val="pt-BR"/>
        </w:rPr>
        <w:t xml:space="preserve"> Existe a possibilidade de trabalhar em uma nova estrutura de páginas, com o uso correto de classificação das informações disponíveis no portal, servindo também de base para as novas atribuições de conteúdo.</w:t>
      </w: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 xml:space="preserve">É possível também a realização de uma nova pesquisa, utilizando como objetivo a </w:t>
      </w:r>
      <w:r w:rsidRPr="00BB6A83">
        <w:rPr>
          <w:rFonts w:ascii="Arial" w:hAnsi="Arial" w:cs="Arial"/>
          <w:sz w:val="24"/>
          <w:szCs w:val="24"/>
        </w:rPr>
        <w:t>cria</w:t>
      </w:r>
      <w:r>
        <w:rPr>
          <w:rFonts w:ascii="Arial" w:hAnsi="Arial" w:cs="Arial"/>
          <w:sz w:val="24"/>
          <w:szCs w:val="24"/>
        </w:rPr>
        <w:t>ção de</w:t>
      </w:r>
      <w:r w:rsidRPr="00BB6A83">
        <w:rPr>
          <w:rFonts w:ascii="Arial" w:hAnsi="Arial" w:cs="Arial"/>
          <w:sz w:val="24"/>
          <w:szCs w:val="24"/>
        </w:rPr>
        <w:t xml:space="preserve"> um protótipo atr</w:t>
      </w:r>
      <w:r>
        <w:rPr>
          <w:rFonts w:ascii="Arial" w:hAnsi="Arial" w:cs="Arial"/>
          <w:sz w:val="24"/>
          <w:szCs w:val="24"/>
        </w:rPr>
        <w:t>avés do uso de Mapas Conceituais para representação da informação e do conhecimento do portal Institucional da Prefeitura Municipal de Ivaiporã.</w:t>
      </w: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Default="00AB6ADC" w:rsidP="00F11AF9">
      <w:pPr>
        <w:spacing w:line="360" w:lineRule="auto"/>
        <w:ind w:firstLine="1134"/>
        <w:jc w:val="both"/>
        <w:rPr>
          <w:sz w:val="24"/>
          <w:szCs w:val="24"/>
        </w:rPr>
      </w:pPr>
    </w:p>
    <w:p w:rsidR="00AB6ADC" w:rsidRPr="006B49D2" w:rsidRDefault="00AB6ADC" w:rsidP="00AB6ADC">
      <w:pPr>
        <w:pStyle w:val="Ttulo1"/>
        <w:rPr>
          <w:rFonts w:ascii="Arial" w:eastAsia="Calibri" w:hAnsi="Arial" w:cs="Arial"/>
          <w:b/>
          <w:sz w:val="24"/>
          <w:szCs w:val="24"/>
        </w:rPr>
      </w:pPr>
      <w:bookmarkStart w:id="137" w:name="_Toc371444575"/>
      <w:r w:rsidRPr="006B49D2">
        <w:rPr>
          <w:rFonts w:ascii="Arial" w:eastAsia="Calibri" w:hAnsi="Arial" w:cs="Arial"/>
          <w:b/>
          <w:sz w:val="24"/>
          <w:szCs w:val="24"/>
          <w:lang w:val="pt-BR"/>
        </w:rPr>
        <w:lastRenderedPageBreak/>
        <w:t>10</w:t>
      </w:r>
      <w:r w:rsidRPr="006B49D2">
        <w:rPr>
          <w:rFonts w:ascii="Arial" w:eastAsia="Calibri" w:hAnsi="Arial" w:cs="Arial"/>
          <w:b/>
          <w:sz w:val="24"/>
          <w:szCs w:val="24"/>
        </w:rPr>
        <w:t xml:space="preserve"> CONCLUSÃO</w:t>
      </w:r>
      <w:bookmarkEnd w:id="137"/>
    </w:p>
    <w:p w:rsidR="006B49D2" w:rsidRDefault="006B49D2" w:rsidP="00AB6ADC">
      <w:pPr>
        <w:spacing w:after="0" w:line="360" w:lineRule="auto"/>
        <w:ind w:firstLine="1134"/>
        <w:jc w:val="both"/>
        <w:rPr>
          <w:rFonts w:ascii="Arial" w:hAnsi="Arial" w:cs="Arial"/>
          <w:sz w:val="24"/>
          <w:szCs w:val="24"/>
        </w:rPr>
      </w:pP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Ao iniciar o trabalho de pesquisa, não foi encontrado dificuldades em realizar a fundamentação. Procurou-se descrever os meios de indexação da informação e as formas de classificá-la, bem como meios de representação do conhecimento gerado através do uso de Mapas Conceituais.</w:t>
      </w: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Foi realizado também, um trabalho de análise do Portal Institucional em questão, onde foi possível identificar algumas falhas quanto à disponibilidade das informações, até mesmo falta delas.</w:t>
      </w: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Depois de realizada a escolha do portal, identificado alguns problemas quanto a busca da informação, coerência entre título de menu e  conteúdo correspondente em página e realizada uma breve busca onde foi relatada a falta de satisfação na obtenção de informações quanto ao termo pesquisado, foi possível a utilização de dois questionários para levantar a qualidade das informações disponíveis no portal segundo os usuários e a satisfação ao utilizar o Mapa Conceitual como auxilio durante a pesquisa..</w:t>
      </w: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 xml:space="preserve">A diferença real na formulação do questionário da primeira etapa e o da segunda seria o uso do Mapa Conceitual inserido no segundo questionário, visto que os formulários não sofreram muitas alterações para não prejudicar o entendimento dos respondedores. </w:t>
      </w:r>
    </w:p>
    <w:p w:rsidR="00AB6ADC" w:rsidRDefault="00AB6ADC" w:rsidP="00AB6ADC">
      <w:pPr>
        <w:spacing w:after="0" w:line="360" w:lineRule="auto"/>
        <w:ind w:firstLine="1134"/>
        <w:jc w:val="both"/>
        <w:rPr>
          <w:rFonts w:ascii="Arial" w:hAnsi="Arial" w:cs="Arial"/>
          <w:sz w:val="24"/>
          <w:szCs w:val="24"/>
        </w:rPr>
      </w:pPr>
      <w:r>
        <w:rPr>
          <w:rFonts w:ascii="Arial" w:hAnsi="Arial" w:cs="Arial"/>
          <w:sz w:val="24"/>
          <w:szCs w:val="24"/>
        </w:rPr>
        <w:t>Essas poucas alterações ocasionaram o repetimento de muitas questões, o que pode ter levado a fadiga e a falta de dados suficientes que abrangessem o total de pessoas que participaram do questionário na primeira etapa, ocasionando assim, falta de interesse do público alvo, atingindo 13 (treze) respostas de 50 (cinquenta) no questionário da segunda etapa, totalizando 26% das respostas.</w:t>
      </w:r>
    </w:p>
    <w:p w:rsidR="00AB6ADC" w:rsidRDefault="00AB6ADC" w:rsidP="00AB6ADC">
      <w:pPr>
        <w:pStyle w:val="Recuodecorpodetexto"/>
      </w:pPr>
      <w:r>
        <w:t xml:space="preserve">Porém, o repetimento das questões foi de suma importância, visto que, dadas as circunstâncias, não haveria modo para dispô-las utilizando o Mapa Conceitual como ajuda na busca pelas informações sem ter como base, as questões que utilizariam a satisfação, ou não, dos resultados obtidos pela busca. </w:t>
      </w:r>
    </w:p>
    <w:p w:rsidR="00AB6ADC" w:rsidRDefault="00AB6ADC" w:rsidP="00AB6ADC">
      <w:pPr>
        <w:pStyle w:val="Recuodecorpodetexto"/>
      </w:pPr>
      <w:r>
        <w:t>Como seria possível medir a satisfação do uso do Mapa Conceitual na busca pelos resultados da pesquisa sem ter como base questões que o levaram a pesquisar? Como diferenciar temas para a busca sem perder o objetivo da pesquisa e da aplicação dos questionários e comprometer as diferenças resultantes da pesquisa sem o uso do Mapa com a realizada a partir o auxílio dele?</w:t>
      </w:r>
    </w:p>
    <w:p w:rsidR="00E94C15" w:rsidRPr="00E94C15" w:rsidRDefault="00AB6ADC" w:rsidP="00AB6ADC">
      <w:pPr>
        <w:pStyle w:val="Recuodecorpodetexto"/>
        <w:rPr>
          <w:lang w:val="pt-BR"/>
        </w:rPr>
      </w:pPr>
      <w:r>
        <w:rPr>
          <w:rFonts w:cs="Arial"/>
          <w:lang w:val="pt-BR"/>
        </w:rPr>
        <w:lastRenderedPageBreak/>
        <w:t xml:space="preserve">A partir dos dados levantados através da questão em que os respondedores </w:t>
      </w:r>
      <w:r>
        <w:t>indicariam o grau de satisfação em relação aos resultados obtidos</w:t>
      </w:r>
      <w:r>
        <w:rPr>
          <w:rFonts w:cs="Arial"/>
          <w:lang w:val="pt-BR"/>
        </w:rPr>
        <w:t xml:space="preserve"> é considerável que a maior pontuação gerada foi a de 58% satisfação, seguida de 23% de resultados insatisfeitos. Quanto à mesma questão utilizada no questionário da segunda etapa, onde a diferença para a busca seria o uso do Mapa Conceitual como auxílio, d</w:t>
      </w:r>
      <w:r>
        <w:t xml:space="preserve">os 13 </w:t>
      </w:r>
      <w:r>
        <w:rPr>
          <w:lang w:val="pt-BR"/>
        </w:rPr>
        <w:t>participantes</w:t>
      </w:r>
      <w:r>
        <w:t>, a maior pontuação gerada foi a de 54%</w:t>
      </w:r>
      <w:r>
        <w:rPr>
          <w:lang w:val="pt-BR"/>
        </w:rPr>
        <w:t xml:space="preserve"> de satisfação, </w:t>
      </w:r>
      <w:proofErr w:type="spellStart"/>
      <w:r>
        <w:rPr>
          <w:lang w:val="pt-BR"/>
        </w:rPr>
        <w:t>tot</w:t>
      </w:r>
      <w:r>
        <w:t>alizando</w:t>
      </w:r>
      <w:proofErr w:type="spellEnd"/>
      <w:r>
        <w:t xml:space="preserve"> </w:t>
      </w:r>
      <w:proofErr w:type="gramStart"/>
      <w:r>
        <w:t>7</w:t>
      </w:r>
      <w:proofErr w:type="gramEnd"/>
      <w:r>
        <w:t xml:space="preserve"> (sete) escolhas para este índice.</w:t>
      </w:r>
    </w:p>
    <w:p w:rsidR="00AB6ADC" w:rsidRPr="00E94C15" w:rsidRDefault="00042C99" w:rsidP="00AB6ADC">
      <w:pPr>
        <w:pStyle w:val="Recuodecorpodetexto"/>
        <w:rPr>
          <w:lang w:val="pt-BR"/>
        </w:rPr>
      </w:pPr>
      <w:r>
        <w:rPr>
          <w:lang w:val="pt-BR"/>
        </w:rPr>
        <w:t xml:space="preserve">Sendo assim, através dos dados levantados é possível considerar </w:t>
      </w:r>
      <w:r>
        <w:t>a utilização de Mapas Conceituais</w:t>
      </w:r>
      <w:r>
        <w:rPr>
          <w:lang w:val="pt-BR"/>
        </w:rPr>
        <w:t xml:space="preserve">. </w:t>
      </w:r>
      <w:r w:rsidR="00AB6ADC" w:rsidRPr="00E94C15">
        <w:rPr>
          <w:lang w:val="pt-BR"/>
        </w:rPr>
        <w:t xml:space="preserve">Os </w:t>
      </w:r>
      <w:r w:rsidR="00AB6ADC" w:rsidRPr="00E94C15">
        <w:rPr>
          <w:rFonts w:eastAsia="Times New Roman" w:cs="Arial"/>
          <w:color w:val="222222"/>
          <w:lang w:eastAsia="pt-BR"/>
        </w:rPr>
        <w:t>resultado</w:t>
      </w:r>
      <w:r w:rsidR="00AB6ADC" w:rsidRPr="00E94C15">
        <w:rPr>
          <w:rFonts w:eastAsia="Times New Roman" w:cs="Arial"/>
          <w:color w:val="222222"/>
          <w:lang w:val="pt-BR" w:eastAsia="pt-BR"/>
        </w:rPr>
        <w:t>s</w:t>
      </w:r>
      <w:r w:rsidR="00AB6ADC" w:rsidRPr="00E94C15">
        <w:rPr>
          <w:rFonts w:eastAsia="Times New Roman" w:cs="Arial"/>
          <w:color w:val="222222"/>
          <w:lang w:eastAsia="pt-BR"/>
        </w:rPr>
        <w:t xml:space="preserve"> </w:t>
      </w:r>
      <w:r w:rsidR="00AB6ADC" w:rsidRPr="00E94C15">
        <w:rPr>
          <w:rFonts w:eastAsia="Times New Roman" w:cs="Arial"/>
          <w:color w:val="222222"/>
          <w:lang w:val="pt-BR" w:eastAsia="pt-BR"/>
        </w:rPr>
        <w:t>alcançados</w:t>
      </w:r>
      <w:r w:rsidR="00AB6ADC" w:rsidRPr="00E94C15">
        <w:rPr>
          <w:rFonts w:eastAsia="Times New Roman" w:cs="Arial"/>
          <w:color w:val="222222"/>
          <w:lang w:eastAsia="pt-BR"/>
        </w:rPr>
        <w:t xml:space="preserve"> converg</w:t>
      </w:r>
      <w:r w:rsidR="00AB6ADC" w:rsidRPr="00E94C15">
        <w:rPr>
          <w:rFonts w:eastAsia="Times New Roman" w:cs="Arial"/>
          <w:color w:val="222222"/>
          <w:lang w:val="pt-BR" w:eastAsia="pt-BR"/>
        </w:rPr>
        <w:t>em</w:t>
      </w:r>
      <w:r w:rsidR="00AB6ADC" w:rsidRPr="00E94C15">
        <w:rPr>
          <w:rFonts w:eastAsia="Times New Roman" w:cs="Arial"/>
          <w:color w:val="222222"/>
          <w:lang w:eastAsia="pt-BR"/>
        </w:rPr>
        <w:t xml:space="preserve"> para a utilização do M</w:t>
      </w:r>
      <w:r w:rsidR="00AB6ADC" w:rsidRPr="00E94C15">
        <w:rPr>
          <w:rFonts w:eastAsia="Times New Roman" w:cs="Arial"/>
          <w:color w:val="222222"/>
          <w:lang w:val="pt-BR" w:eastAsia="pt-BR"/>
        </w:rPr>
        <w:t xml:space="preserve">apa </w:t>
      </w:r>
      <w:r w:rsidR="00AB6ADC" w:rsidRPr="00E94C15">
        <w:rPr>
          <w:rFonts w:eastAsia="Times New Roman" w:cs="Arial"/>
          <w:color w:val="222222"/>
          <w:lang w:eastAsia="pt-BR"/>
        </w:rPr>
        <w:t>C</w:t>
      </w:r>
      <w:r w:rsidR="00AB6ADC" w:rsidRPr="00E94C15">
        <w:rPr>
          <w:rFonts w:eastAsia="Times New Roman" w:cs="Arial"/>
          <w:color w:val="222222"/>
          <w:lang w:val="pt-BR" w:eastAsia="pt-BR"/>
        </w:rPr>
        <w:t>onceitual</w:t>
      </w:r>
      <w:r w:rsidR="00AB6ADC" w:rsidRPr="00E94C15">
        <w:rPr>
          <w:rFonts w:eastAsia="Times New Roman" w:cs="Arial"/>
          <w:color w:val="222222"/>
          <w:lang w:eastAsia="pt-BR"/>
        </w:rPr>
        <w:t xml:space="preserve"> como ferramenta de auxílio</w:t>
      </w:r>
      <w:r w:rsidR="00AB6ADC" w:rsidRPr="00E94C15">
        <w:rPr>
          <w:rFonts w:eastAsia="Times New Roman" w:cs="Arial"/>
          <w:color w:val="222222"/>
          <w:lang w:val="pt-BR" w:eastAsia="pt-BR"/>
        </w:rPr>
        <w:t>, uma ve</w:t>
      </w:r>
      <w:r w:rsidR="00E94C15" w:rsidRPr="00E94C15">
        <w:rPr>
          <w:rFonts w:eastAsia="Times New Roman" w:cs="Arial"/>
          <w:color w:val="222222"/>
          <w:lang w:val="pt-BR" w:eastAsia="pt-BR"/>
        </w:rPr>
        <w:t>z que seu uso aliado à pesquisa</w:t>
      </w:r>
      <w:r w:rsidR="00AB6ADC" w:rsidRPr="00E94C15">
        <w:rPr>
          <w:rFonts w:eastAsia="Times New Roman" w:cs="Arial"/>
          <w:color w:val="222222"/>
          <w:lang w:val="pt-BR" w:eastAsia="pt-BR"/>
        </w:rPr>
        <w:t xml:space="preserve"> servirá de ajuda na busca das informações e na representação do conhecimento.</w:t>
      </w:r>
      <w:bookmarkStart w:id="138" w:name="_GoBack"/>
      <w:bookmarkEnd w:id="138"/>
    </w:p>
    <w:p w:rsidR="00AB6ADC" w:rsidRDefault="00AB6ADC" w:rsidP="00AB6ADC">
      <w:pPr>
        <w:pStyle w:val="Recuodecorpodetexto"/>
        <w:rPr>
          <w:rFonts w:cs="Arial"/>
          <w:lang w:val="pt-BR"/>
        </w:rPr>
      </w:pPr>
    </w:p>
    <w:p w:rsidR="00AB6ADC" w:rsidRDefault="00AB6ADC" w:rsidP="00AB6ADC">
      <w:pPr>
        <w:pStyle w:val="Recuodecorpodetexto"/>
        <w:rPr>
          <w:rFonts w:cs="Arial"/>
          <w:lang w:val="pt-BR"/>
        </w:rPr>
      </w:pPr>
    </w:p>
    <w:p w:rsidR="00AB6ADC" w:rsidRPr="00AB6ADC" w:rsidRDefault="00AB6ADC" w:rsidP="00AB6ADC">
      <w:pPr>
        <w:spacing w:after="0" w:line="360" w:lineRule="auto"/>
        <w:ind w:firstLine="1134"/>
        <w:jc w:val="both"/>
        <w:rPr>
          <w:sz w:val="24"/>
          <w:szCs w:val="24"/>
        </w:rPr>
      </w:pPr>
    </w:p>
    <w:p w:rsidR="00AB6ADC" w:rsidRDefault="00AB6ADC"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p w:rsidR="00253BCC" w:rsidRDefault="00253BCC" w:rsidP="00F11AF9">
      <w:pPr>
        <w:spacing w:line="360" w:lineRule="auto"/>
        <w:ind w:firstLine="1134"/>
        <w:jc w:val="both"/>
        <w:rPr>
          <w:sz w:val="24"/>
          <w:szCs w:val="24"/>
        </w:rPr>
      </w:pPr>
    </w:p>
    <w:p w:rsidR="0070796A" w:rsidRDefault="0070796A" w:rsidP="00F11AF9">
      <w:pPr>
        <w:spacing w:line="360" w:lineRule="auto"/>
        <w:ind w:firstLine="1134"/>
        <w:jc w:val="both"/>
        <w:rPr>
          <w:sz w:val="24"/>
          <w:szCs w:val="24"/>
        </w:rPr>
      </w:pPr>
    </w:p>
    <w:p w:rsidR="0070796A" w:rsidRDefault="0070796A" w:rsidP="00F11AF9">
      <w:pPr>
        <w:spacing w:line="360" w:lineRule="auto"/>
        <w:ind w:firstLine="1134"/>
        <w:jc w:val="both"/>
        <w:rPr>
          <w:sz w:val="24"/>
          <w:szCs w:val="24"/>
        </w:rPr>
      </w:pPr>
    </w:p>
    <w:p w:rsidR="0070796A" w:rsidRDefault="0070796A" w:rsidP="00F11AF9">
      <w:pPr>
        <w:spacing w:line="360" w:lineRule="auto"/>
        <w:ind w:firstLine="1134"/>
        <w:jc w:val="both"/>
        <w:rPr>
          <w:sz w:val="24"/>
          <w:szCs w:val="24"/>
        </w:rPr>
      </w:pPr>
    </w:p>
    <w:p w:rsidR="00253BCC" w:rsidRDefault="00253BCC" w:rsidP="00253BCC">
      <w:pPr>
        <w:pStyle w:val="Ttulo1"/>
        <w:rPr>
          <w:rFonts w:ascii="Arial" w:hAnsi="Arial" w:cs="Arial"/>
          <w:b/>
          <w:sz w:val="24"/>
          <w:szCs w:val="24"/>
        </w:rPr>
      </w:pPr>
      <w:bookmarkStart w:id="139" w:name="_Toc371444576"/>
      <w:r w:rsidRPr="00E02DCA">
        <w:rPr>
          <w:rFonts w:ascii="Arial" w:hAnsi="Arial" w:cs="Arial"/>
          <w:b/>
          <w:sz w:val="24"/>
          <w:szCs w:val="24"/>
        </w:rPr>
        <w:lastRenderedPageBreak/>
        <w:t>10 REFERÊNCIAS</w:t>
      </w:r>
      <w:bookmarkEnd w:id="139"/>
    </w:p>
    <w:p w:rsidR="00253BCC" w:rsidRDefault="00253BCC" w:rsidP="00253BCC">
      <w:pPr>
        <w:spacing w:after="0" w:line="360" w:lineRule="auto"/>
        <w:rPr>
          <w:rFonts w:ascii="Arial" w:hAnsi="Arial" w:cs="Arial"/>
          <w:sz w:val="24"/>
          <w:szCs w:val="24"/>
        </w:rPr>
      </w:pPr>
    </w:p>
    <w:p w:rsidR="00253BCC" w:rsidRDefault="00253BCC" w:rsidP="00253BCC">
      <w:pPr>
        <w:autoSpaceDE w:val="0"/>
        <w:autoSpaceDN w:val="0"/>
        <w:adjustRightInd w:val="0"/>
        <w:spacing w:after="0" w:line="360" w:lineRule="auto"/>
        <w:rPr>
          <w:rFonts w:ascii="Arial" w:eastAsia="LiberationSerif-Regular" w:hAnsi="Arial" w:cs="Arial"/>
          <w:sz w:val="24"/>
          <w:szCs w:val="24"/>
          <w:lang w:eastAsia="pt-BR"/>
        </w:rPr>
      </w:pPr>
      <w:r>
        <w:rPr>
          <w:rFonts w:ascii="Arial" w:eastAsia="LiberationSerif-Regular" w:hAnsi="Arial" w:cs="Arial"/>
          <w:sz w:val="24"/>
          <w:szCs w:val="24"/>
          <w:lang w:eastAsia="pt-BR"/>
        </w:rPr>
        <w:t>CABRÉ</w:t>
      </w:r>
      <w:r w:rsidRPr="008660DE">
        <w:rPr>
          <w:rFonts w:ascii="Arial" w:eastAsia="LiberationSerif-Regular" w:hAnsi="Arial" w:cs="Arial"/>
          <w:sz w:val="24"/>
          <w:szCs w:val="24"/>
          <w:lang w:eastAsia="pt-BR"/>
        </w:rPr>
        <w:t xml:space="preserve">, M. T. </w:t>
      </w:r>
      <w:r w:rsidRPr="008660DE">
        <w:rPr>
          <w:rFonts w:ascii="Arial" w:eastAsia="LiberationSerif-Italic" w:hAnsi="Arial" w:cs="Arial"/>
          <w:b/>
          <w:iCs/>
          <w:sz w:val="24"/>
          <w:szCs w:val="24"/>
          <w:lang w:eastAsia="pt-BR"/>
        </w:rPr>
        <w:t>La Terminologia</w:t>
      </w:r>
      <w:r w:rsidRPr="008660DE">
        <w:rPr>
          <w:rFonts w:ascii="Arial" w:eastAsia="LiberationSerif-Italic" w:hAnsi="Arial" w:cs="Arial"/>
          <w:i/>
          <w:iCs/>
          <w:sz w:val="24"/>
          <w:szCs w:val="24"/>
          <w:lang w:eastAsia="pt-BR"/>
        </w:rPr>
        <w:t xml:space="preserve">: </w:t>
      </w:r>
      <w:r w:rsidRPr="008660DE">
        <w:rPr>
          <w:rFonts w:ascii="Arial" w:eastAsia="LiberationSerif-Regular" w:hAnsi="Arial" w:cs="Arial"/>
          <w:sz w:val="24"/>
          <w:szCs w:val="24"/>
          <w:lang w:eastAsia="pt-BR"/>
        </w:rPr>
        <w:t xml:space="preserve">Teoria, metodologia, </w:t>
      </w:r>
      <w:proofErr w:type="spellStart"/>
      <w:r w:rsidRPr="008660DE">
        <w:rPr>
          <w:rFonts w:ascii="Arial" w:eastAsia="LiberationSerif-Regular" w:hAnsi="Arial" w:cs="Arial"/>
          <w:sz w:val="24"/>
          <w:szCs w:val="24"/>
          <w:lang w:eastAsia="pt-BR"/>
        </w:rPr>
        <w:t>aplicaciones</w:t>
      </w:r>
      <w:proofErr w:type="spellEnd"/>
      <w:r w:rsidRPr="008660DE">
        <w:rPr>
          <w:rFonts w:ascii="Arial" w:eastAsia="LiberationSerif-Regular" w:hAnsi="Arial" w:cs="Arial"/>
          <w:sz w:val="24"/>
          <w:szCs w:val="24"/>
          <w:lang w:eastAsia="pt-BR"/>
        </w:rPr>
        <w:t xml:space="preserve">. Barcelona: Editorial </w:t>
      </w:r>
      <w:proofErr w:type="spellStart"/>
      <w:r w:rsidRPr="008660DE">
        <w:rPr>
          <w:rFonts w:ascii="Arial" w:eastAsia="LiberationSerif-Regular" w:hAnsi="Arial" w:cs="Arial"/>
          <w:sz w:val="24"/>
          <w:szCs w:val="24"/>
          <w:lang w:eastAsia="pt-BR"/>
        </w:rPr>
        <w:t>Antartida</w:t>
      </w:r>
      <w:proofErr w:type="spellEnd"/>
      <w:r w:rsidRPr="008660DE">
        <w:rPr>
          <w:rFonts w:ascii="Arial" w:eastAsia="LiberationSerif-Regular" w:hAnsi="Arial" w:cs="Arial"/>
          <w:sz w:val="24"/>
          <w:szCs w:val="24"/>
          <w:lang w:eastAsia="pt-BR"/>
        </w:rPr>
        <w:t>/</w:t>
      </w:r>
      <w:proofErr w:type="spellStart"/>
      <w:r w:rsidRPr="008660DE">
        <w:rPr>
          <w:rFonts w:ascii="Arial" w:eastAsia="LiberationSerif-Regular" w:hAnsi="Arial" w:cs="Arial"/>
          <w:sz w:val="24"/>
          <w:szCs w:val="24"/>
          <w:lang w:eastAsia="pt-BR"/>
        </w:rPr>
        <w:t>Empuries</w:t>
      </w:r>
      <w:proofErr w:type="spellEnd"/>
      <w:r w:rsidRPr="008660DE">
        <w:rPr>
          <w:rFonts w:ascii="Arial" w:eastAsia="LiberationSerif-Regular" w:hAnsi="Arial" w:cs="Arial"/>
          <w:sz w:val="24"/>
          <w:szCs w:val="24"/>
          <w:lang w:eastAsia="pt-BR"/>
        </w:rPr>
        <w:t>, 1993. 529 p.</w:t>
      </w:r>
    </w:p>
    <w:p w:rsidR="00253BCC" w:rsidRPr="007121CF" w:rsidRDefault="00253BCC" w:rsidP="00253BCC">
      <w:pPr>
        <w:pStyle w:val="NormalWeb"/>
        <w:spacing w:after="200" w:line="276" w:lineRule="auto"/>
        <w:rPr>
          <w:rFonts w:cs="Arial"/>
        </w:rPr>
      </w:pPr>
      <w:r w:rsidRPr="000F40AA">
        <w:rPr>
          <w:rFonts w:cs="Arial"/>
        </w:rPr>
        <w:t xml:space="preserve">CABRAL, Anderson. </w:t>
      </w:r>
      <w:r w:rsidRPr="000F40AA">
        <w:rPr>
          <w:rFonts w:cs="Arial"/>
          <w:b/>
          <w:bCs/>
        </w:rPr>
        <w:t>Como criar Mapas Conceituais utilizando o Cmaptools Versão 3.x</w:t>
      </w:r>
      <w:r w:rsidRPr="000F40AA">
        <w:rPr>
          <w:rFonts w:cs="Arial"/>
        </w:rPr>
        <w:t>. Guaíba: Universidade Luterana do Brasil – ULBRA, 2003.</w:t>
      </w:r>
    </w:p>
    <w:p w:rsidR="00253BCC" w:rsidRDefault="00253BCC" w:rsidP="00253BCC">
      <w:pPr>
        <w:spacing w:after="0" w:line="360" w:lineRule="auto"/>
        <w:rPr>
          <w:rFonts w:ascii="Arial" w:hAnsi="Arial" w:cs="Arial"/>
          <w:sz w:val="24"/>
          <w:szCs w:val="24"/>
        </w:rPr>
      </w:pPr>
      <w:r w:rsidRPr="007121CF">
        <w:rPr>
          <w:rFonts w:ascii="Arial" w:hAnsi="Arial" w:cs="Arial"/>
          <w:sz w:val="24"/>
          <w:szCs w:val="24"/>
        </w:rPr>
        <w:t xml:space="preserve">CARLAN, Eliana. </w:t>
      </w:r>
      <w:r w:rsidRPr="007121CF">
        <w:rPr>
          <w:rFonts w:ascii="Arial" w:hAnsi="Arial" w:cs="Arial"/>
          <w:b/>
          <w:bCs/>
          <w:sz w:val="24"/>
          <w:szCs w:val="24"/>
        </w:rPr>
        <w:t>Sistemas de Organização do Conhecimento: uma reflexão no contexto da Ciência da Informação</w:t>
      </w:r>
      <w:r w:rsidRPr="007121CF">
        <w:rPr>
          <w:rFonts w:ascii="Arial" w:hAnsi="Arial" w:cs="Arial"/>
          <w:sz w:val="24"/>
          <w:szCs w:val="24"/>
        </w:rPr>
        <w:t>. Brasília: UnB/ Departamento de Ciência da Informação e Documentação, 2010. 100f.</w:t>
      </w:r>
    </w:p>
    <w:p w:rsidR="00253BCC" w:rsidRDefault="00253BCC" w:rsidP="00253BCC">
      <w:pPr>
        <w:pStyle w:val="Ttulo1"/>
        <w:shd w:val="clear" w:color="auto" w:fill="FFFFFF"/>
        <w:spacing w:before="0" w:line="360" w:lineRule="auto"/>
        <w:jc w:val="both"/>
        <w:rPr>
          <w:rFonts w:ascii="Arial" w:hAnsi="Arial" w:cs="Arial"/>
          <w:b/>
          <w:sz w:val="24"/>
          <w:szCs w:val="24"/>
        </w:rPr>
      </w:pPr>
    </w:p>
    <w:p w:rsidR="00253BCC" w:rsidRPr="009F10A8" w:rsidRDefault="00253BCC" w:rsidP="00253BCC">
      <w:pPr>
        <w:pStyle w:val="Ttulo1"/>
        <w:shd w:val="clear" w:color="auto" w:fill="FFFFFF"/>
        <w:spacing w:before="0" w:line="360" w:lineRule="auto"/>
        <w:rPr>
          <w:rFonts w:ascii="Arial" w:hAnsi="Arial" w:cs="Arial"/>
          <w:sz w:val="24"/>
          <w:szCs w:val="24"/>
        </w:rPr>
      </w:pPr>
      <w:bookmarkStart w:id="140" w:name="_Toc371444577"/>
      <w:r w:rsidRPr="00E3137B">
        <w:rPr>
          <w:rFonts w:ascii="Arial" w:hAnsi="Arial" w:cs="Arial"/>
          <w:b/>
          <w:sz w:val="24"/>
          <w:szCs w:val="24"/>
        </w:rPr>
        <w:t xml:space="preserve">CORCORAN, David. </w:t>
      </w:r>
      <w:r w:rsidRPr="009F10A8">
        <w:rPr>
          <w:rFonts w:ascii="Arial" w:hAnsi="Arial" w:cs="Arial"/>
          <w:b/>
          <w:sz w:val="24"/>
          <w:szCs w:val="24"/>
        </w:rPr>
        <w:t xml:space="preserve">The Web Time </w:t>
      </w:r>
      <w:proofErr w:type="spellStart"/>
      <w:r w:rsidRPr="009F10A8">
        <w:rPr>
          <w:rFonts w:ascii="Arial" w:hAnsi="Arial" w:cs="Arial"/>
          <w:b/>
          <w:sz w:val="24"/>
          <w:szCs w:val="24"/>
        </w:rPr>
        <w:t>Forgot</w:t>
      </w:r>
      <w:proofErr w:type="spellEnd"/>
      <w:r w:rsidRPr="009F10A8">
        <w:rPr>
          <w:rFonts w:ascii="Arial" w:hAnsi="Arial" w:cs="Arial"/>
          <w:b/>
          <w:bCs/>
          <w:sz w:val="24"/>
          <w:szCs w:val="24"/>
        </w:rPr>
        <w:t>.</w:t>
      </w:r>
      <w:r>
        <w:rPr>
          <w:rFonts w:ascii="Arial" w:hAnsi="Arial" w:cs="Arial"/>
          <w:b/>
          <w:bCs/>
          <w:sz w:val="24"/>
          <w:szCs w:val="24"/>
        </w:rPr>
        <w:t xml:space="preserve"> </w:t>
      </w:r>
      <w:r w:rsidRPr="009F10A8">
        <w:rPr>
          <w:rFonts w:ascii="Arial" w:hAnsi="Arial" w:cs="Arial"/>
          <w:bCs/>
          <w:sz w:val="24"/>
          <w:szCs w:val="24"/>
        </w:rPr>
        <w:t>&lt;</w:t>
      </w:r>
      <w:r w:rsidRPr="009F10A8">
        <w:rPr>
          <w:rFonts w:ascii="Arial" w:hAnsi="Arial" w:cs="Arial"/>
          <w:sz w:val="24"/>
          <w:szCs w:val="24"/>
        </w:rPr>
        <w:t>http://www.nytimes.com/2008/06/17/science/17mund.html?pagewanted=all&amp;_r=0</w:t>
      </w:r>
      <w:r w:rsidRPr="009F10A8">
        <w:rPr>
          <w:rFonts w:ascii="Arial" w:hAnsi="Arial" w:cs="Arial"/>
          <w:bCs/>
          <w:sz w:val="24"/>
          <w:szCs w:val="24"/>
        </w:rPr>
        <w:t>&gt; acessado em: 25/07/2013.</w:t>
      </w:r>
      <w:bookmarkEnd w:id="140"/>
    </w:p>
    <w:p w:rsidR="00253BCC" w:rsidRDefault="00253BCC" w:rsidP="00253BCC">
      <w:pPr>
        <w:pStyle w:val="Corpodetexto"/>
        <w:autoSpaceDE w:val="0"/>
        <w:autoSpaceDN w:val="0"/>
        <w:adjustRightInd w:val="0"/>
        <w:spacing w:line="240" w:lineRule="auto"/>
        <w:rPr>
          <w:lang w:eastAsia="pt-BR"/>
        </w:rPr>
      </w:pPr>
    </w:p>
    <w:p w:rsidR="00253BCC" w:rsidRPr="00AD60E6" w:rsidRDefault="00253BCC" w:rsidP="00253BCC">
      <w:pPr>
        <w:pStyle w:val="Corpodetexto"/>
        <w:autoSpaceDE w:val="0"/>
        <w:autoSpaceDN w:val="0"/>
        <w:adjustRightInd w:val="0"/>
        <w:spacing w:line="240" w:lineRule="auto"/>
        <w:rPr>
          <w:lang w:eastAsia="pt-BR"/>
        </w:rPr>
      </w:pPr>
      <w:r w:rsidRPr="00AD60E6">
        <w:rPr>
          <w:lang w:eastAsia="pt-BR"/>
        </w:rPr>
        <w:t xml:space="preserve">CHAUMIER, J. </w:t>
      </w:r>
      <w:proofErr w:type="spellStart"/>
      <w:r w:rsidRPr="00AD60E6">
        <w:rPr>
          <w:lang w:eastAsia="pt-BR"/>
        </w:rPr>
        <w:t>Systemes</w:t>
      </w:r>
      <w:proofErr w:type="spellEnd"/>
      <w:r w:rsidRPr="00AD60E6">
        <w:rPr>
          <w:lang w:eastAsia="pt-BR"/>
        </w:rPr>
        <w:t xml:space="preserve"> </w:t>
      </w:r>
      <w:proofErr w:type="spellStart"/>
      <w:r w:rsidRPr="00AD60E6">
        <w:rPr>
          <w:lang w:eastAsia="pt-BR"/>
        </w:rPr>
        <w:t>d.information</w:t>
      </w:r>
      <w:proofErr w:type="spellEnd"/>
      <w:r w:rsidRPr="00AD60E6">
        <w:rPr>
          <w:lang w:eastAsia="pt-BR"/>
        </w:rPr>
        <w:t xml:space="preserve">: </w:t>
      </w:r>
      <w:proofErr w:type="spellStart"/>
      <w:r w:rsidRPr="00AD60E6">
        <w:rPr>
          <w:b/>
          <w:lang w:eastAsia="pt-BR"/>
        </w:rPr>
        <w:t>marché</w:t>
      </w:r>
      <w:proofErr w:type="spellEnd"/>
      <w:r w:rsidRPr="00AD60E6">
        <w:rPr>
          <w:b/>
          <w:lang w:eastAsia="pt-BR"/>
        </w:rPr>
        <w:t xml:space="preserve"> </w:t>
      </w:r>
      <w:proofErr w:type="gramStart"/>
      <w:r w:rsidRPr="00AD60E6">
        <w:rPr>
          <w:b/>
          <w:lang w:eastAsia="pt-BR"/>
        </w:rPr>
        <w:t>et</w:t>
      </w:r>
      <w:proofErr w:type="gramEnd"/>
      <w:r w:rsidRPr="00AD60E6">
        <w:rPr>
          <w:b/>
          <w:lang w:eastAsia="pt-BR"/>
        </w:rPr>
        <w:t xml:space="preserve"> </w:t>
      </w:r>
      <w:proofErr w:type="spellStart"/>
      <w:r w:rsidRPr="00AD60E6">
        <w:rPr>
          <w:b/>
          <w:lang w:eastAsia="pt-BR"/>
        </w:rPr>
        <w:t>technologies</w:t>
      </w:r>
      <w:proofErr w:type="spellEnd"/>
      <w:r w:rsidRPr="00AD60E6">
        <w:rPr>
          <w:lang w:eastAsia="pt-BR"/>
        </w:rPr>
        <w:t>. Paris:</w:t>
      </w:r>
    </w:p>
    <w:p w:rsidR="00253BCC" w:rsidRDefault="00253BCC" w:rsidP="00253BCC">
      <w:pPr>
        <w:autoSpaceDE w:val="0"/>
        <w:autoSpaceDN w:val="0"/>
        <w:adjustRightInd w:val="0"/>
        <w:spacing w:after="0" w:line="240" w:lineRule="auto"/>
        <w:rPr>
          <w:rFonts w:ascii="Arial" w:hAnsi="Arial" w:cs="Arial"/>
          <w:sz w:val="24"/>
          <w:szCs w:val="24"/>
          <w:lang w:eastAsia="pt-BR"/>
        </w:rPr>
      </w:pPr>
      <w:r w:rsidRPr="00AD60E6">
        <w:rPr>
          <w:rFonts w:ascii="Arial" w:hAnsi="Arial" w:cs="Arial"/>
          <w:sz w:val="24"/>
          <w:szCs w:val="24"/>
          <w:lang w:eastAsia="pt-BR"/>
        </w:rPr>
        <w:t xml:space="preserve">Enterprise </w:t>
      </w:r>
      <w:proofErr w:type="spellStart"/>
      <w:r w:rsidRPr="00AD60E6">
        <w:rPr>
          <w:rFonts w:ascii="Arial" w:hAnsi="Arial" w:cs="Arial"/>
          <w:sz w:val="24"/>
          <w:szCs w:val="24"/>
          <w:lang w:eastAsia="pt-BR"/>
        </w:rPr>
        <w:t>Moderne</w:t>
      </w:r>
      <w:proofErr w:type="spellEnd"/>
      <w:r w:rsidRPr="00AD60E6">
        <w:rPr>
          <w:rFonts w:ascii="Arial" w:hAnsi="Arial" w:cs="Arial"/>
          <w:sz w:val="24"/>
          <w:szCs w:val="24"/>
          <w:lang w:eastAsia="pt-BR"/>
        </w:rPr>
        <w:t>, 1986.</w:t>
      </w:r>
    </w:p>
    <w:p w:rsidR="00253BCC" w:rsidRDefault="00253BCC" w:rsidP="00253BCC">
      <w:pPr>
        <w:pStyle w:val="Ttulo1"/>
        <w:shd w:val="clear" w:color="auto" w:fill="FFFFFF"/>
        <w:spacing w:before="0" w:line="360" w:lineRule="auto"/>
        <w:jc w:val="both"/>
        <w:rPr>
          <w:rFonts w:ascii="Arial" w:hAnsi="Arial" w:cs="Arial"/>
          <w:b/>
          <w:sz w:val="24"/>
          <w:szCs w:val="24"/>
        </w:rPr>
      </w:pPr>
    </w:p>
    <w:p w:rsidR="00253BCC" w:rsidRPr="00CA4B00" w:rsidRDefault="00253BCC" w:rsidP="00253BCC">
      <w:pPr>
        <w:autoSpaceDE w:val="0"/>
        <w:autoSpaceDN w:val="0"/>
        <w:adjustRightInd w:val="0"/>
        <w:spacing w:after="0" w:line="360" w:lineRule="auto"/>
        <w:jc w:val="both"/>
        <w:rPr>
          <w:rFonts w:ascii="Arial" w:hAnsi="Arial" w:cs="Arial"/>
          <w:color w:val="000000"/>
        </w:rPr>
      </w:pPr>
      <w:r w:rsidRPr="00CA4B00">
        <w:rPr>
          <w:rFonts w:ascii="Arial" w:hAnsi="Arial" w:cs="Arial"/>
          <w:sz w:val="24"/>
          <w:szCs w:val="24"/>
          <w:lang w:eastAsia="pt-BR"/>
        </w:rPr>
        <w:t>G</w:t>
      </w:r>
      <w:r>
        <w:rPr>
          <w:rFonts w:ascii="Arial" w:hAnsi="Arial" w:cs="Arial"/>
          <w:sz w:val="24"/>
          <w:szCs w:val="24"/>
          <w:lang w:eastAsia="pt-BR"/>
        </w:rPr>
        <w:t>ONZALEZ</w:t>
      </w:r>
      <w:r w:rsidRPr="00CA4B00">
        <w:rPr>
          <w:rFonts w:ascii="Arial" w:hAnsi="Arial" w:cs="Arial"/>
          <w:sz w:val="24"/>
          <w:szCs w:val="24"/>
          <w:lang w:eastAsia="pt-BR"/>
        </w:rPr>
        <w:t>, M.E.Q., N</w:t>
      </w:r>
      <w:r>
        <w:rPr>
          <w:rFonts w:ascii="Arial" w:hAnsi="Arial" w:cs="Arial"/>
          <w:sz w:val="24"/>
          <w:szCs w:val="24"/>
          <w:lang w:eastAsia="pt-BR"/>
        </w:rPr>
        <w:t>ASCIMENTO</w:t>
      </w:r>
      <w:r w:rsidRPr="00CA4B00">
        <w:rPr>
          <w:rFonts w:ascii="Arial" w:hAnsi="Arial" w:cs="Arial"/>
          <w:sz w:val="24"/>
          <w:szCs w:val="24"/>
          <w:lang w:eastAsia="pt-BR"/>
        </w:rPr>
        <w:t>, T.C.A., &amp; H</w:t>
      </w:r>
      <w:r>
        <w:rPr>
          <w:rFonts w:ascii="Arial" w:hAnsi="Arial" w:cs="Arial"/>
          <w:sz w:val="24"/>
          <w:szCs w:val="24"/>
          <w:lang w:eastAsia="pt-BR"/>
        </w:rPr>
        <w:t>ASELAGER</w:t>
      </w:r>
      <w:r w:rsidRPr="00CA4B00">
        <w:rPr>
          <w:rFonts w:ascii="Arial" w:hAnsi="Arial" w:cs="Arial"/>
          <w:sz w:val="24"/>
          <w:szCs w:val="24"/>
          <w:lang w:eastAsia="pt-BR"/>
        </w:rPr>
        <w:t xml:space="preserve">, W.F.G. (2004). </w:t>
      </w:r>
      <w:r w:rsidRPr="00CA4B00">
        <w:rPr>
          <w:rFonts w:ascii="Arial" w:hAnsi="Arial" w:cs="Arial"/>
          <w:b/>
          <w:sz w:val="24"/>
          <w:szCs w:val="24"/>
          <w:lang w:eastAsia="pt-BR"/>
        </w:rPr>
        <w:t>Informação e</w:t>
      </w:r>
      <w:r>
        <w:rPr>
          <w:rFonts w:ascii="Arial" w:hAnsi="Arial" w:cs="Arial"/>
          <w:b/>
          <w:sz w:val="24"/>
          <w:szCs w:val="24"/>
          <w:lang w:eastAsia="pt-BR"/>
        </w:rPr>
        <w:t xml:space="preserve"> </w:t>
      </w:r>
      <w:r w:rsidRPr="00CA4B00">
        <w:rPr>
          <w:rFonts w:ascii="Arial" w:hAnsi="Arial" w:cs="Arial"/>
          <w:b/>
          <w:sz w:val="24"/>
          <w:szCs w:val="24"/>
          <w:lang w:eastAsia="pt-BR"/>
        </w:rPr>
        <w:t>conhecimento: notas para uma taxonomia da informação</w:t>
      </w:r>
      <w:r w:rsidRPr="00CA4B00">
        <w:rPr>
          <w:rFonts w:ascii="Arial" w:hAnsi="Arial" w:cs="Arial"/>
          <w:b/>
          <w:bCs/>
          <w:sz w:val="24"/>
          <w:szCs w:val="24"/>
          <w:lang w:eastAsia="pt-BR"/>
        </w:rPr>
        <w:t xml:space="preserve">. </w:t>
      </w:r>
      <w:r w:rsidRPr="00CA4B00">
        <w:rPr>
          <w:rFonts w:ascii="Arial" w:hAnsi="Arial" w:cs="Arial"/>
          <w:sz w:val="24"/>
          <w:szCs w:val="24"/>
          <w:lang w:eastAsia="pt-BR"/>
        </w:rPr>
        <w:t xml:space="preserve">In A. Ferreira, M.E.Q. Gonzalez &amp; J.G. Coelho (Eds.). Encontros com as Ciências Cognitivas, Volume </w:t>
      </w:r>
      <w:proofErr w:type="gramStart"/>
      <w:r w:rsidRPr="00CA4B00">
        <w:rPr>
          <w:rFonts w:ascii="Arial" w:hAnsi="Arial" w:cs="Arial"/>
          <w:sz w:val="24"/>
          <w:szCs w:val="24"/>
          <w:lang w:eastAsia="pt-BR"/>
        </w:rPr>
        <w:t>4</w:t>
      </w:r>
      <w:proofErr w:type="gramEnd"/>
      <w:r w:rsidRPr="00CA4B00">
        <w:rPr>
          <w:rFonts w:ascii="Arial" w:hAnsi="Arial" w:cs="Arial"/>
          <w:sz w:val="24"/>
          <w:szCs w:val="24"/>
          <w:lang w:eastAsia="pt-BR"/>
        </w:rPr>
        <w:t>. São Paulo: Coleção Estudos Cognitivos (pp. 195-220).</w:t>
      </w:r>
    </w:p>
    <w:p w:rsidR="00253BCC" w:rsidRDefault="00253BCC" w:rsidP="00253BCC">
      <w:pPr>
        <w:pStyle w:val="Ttulo1"/>
        <w:shd w:val="clear" w:color="auto" w:fill="FFFFFF"/>
        <w:spacing w:before="0" w:line="360" w:lineRule="auto"/>
        <w:jc w:val="both"/>
        <w:rPr>
          <w:rFonts w:ascii="Arial" w:hAnsi="Arial" w:cs="Arial"/>
          <w:b/>
          <w:sz w:val="24"/>
          <w:szCs w:val="24"/>
        </w:rPr>
      </w:pPr>
    </w:p>
    <w:p w:rsidR="00253BCC" w:rsidRPr="0005104F" w:rsidRDefault="00253BCC" w:rsidP="00253BCC">
      <w:pPr>
        <w:pStyle w:val="Ttulo1"/>
        <w:shd w:val="clear" w:color="auto" w:fill="FFFFFF"/>
        <w:spacing w:before="0" w:line="360" w:lineRule="auto"/>
        <w:jc w:val="both"/>
        <w:rPr>
          <w:rFonts w:ascii="Arial" w:hAnsi="Arial" w:cs="Arial"/>
          <w:b/>
          <w:sz w:val="24"/>
          <w:szCs w:val="24"/>
        </w:rPr>
      </w:pPr>
      <w:bookmarkStart w:id="141" w:name="_Toc371444578"/>
      <w:r>
        <w:rPr>
          <w:rFonts w:ascii="Arial" w:hAnsi="Arial" w:cs="Arial"/>
          <w:b/>
          <w:sz w:val="24"/>
          <w:szCs w:val="24"/>
        </w:rPr>
        <w:t xml:space="preserve">GUILHEM, Cristina. </w:t>
      </w:r>
      <w:r w:rsidRPr="0005104F">
        <w:rPr>
          <w:rFonts w:ascii="Arial" w:hAnsi="Arial" w:cs="Arial"/>
          <w:sz w:val="24"/>
          <w:szCs w:val="24"/>
        </w:rPr>
        <w:t xml:space="preserve">Tendências de produtos e serviços na </w:t>
      </w:r>
      <w:r w:rsidRPr="0005104F">
        <w:rPr>
          <w:rFonts w:ascii="Arial" w:hAnsi="Arial" w:cs="Arial"/>
          <w:i/>
          <w:sz w:val="24"/>
          <w:szCs w:val="24"/>
        </w:rPr>
        <w:t>Web</w:t>
      </w:r>
      <w:r w:rsidRPr="0005104F">
        <w:rPr>
          <w:rFonts w:ascii="Arial" w:hAnsi="Arial" w:cs="Arial"/>
          <w:sz w:val="24"/>
          <w:szCs w:val="24"/>
        </w:rPr>
        <w:t xml:space="preserve"> no contexto das bibliotecas universitárias</w:t>
      </w:r>
      <w:r>
        <w:rPr>
          <w:rFonts w:ascii="Arial" w:hAnsi="Arial" w:cs="Arial"/>
          <w:b/>
          <w:sz w:val="24"/>
          <w:szCs w:val="24"/>
        </w:rPr>
        <w:t>. Londrina: UEL. 2010. 150p.</w:t>
      </w:r>
      <w:bookmarkEnd w:id="141"/>
    </w:p>
    <w:p w:rsidR="00253BCC" w:rsidRDefault="00253BCC" w:rsidP="00253BCC">
      <w:pPr>
        <w:spacing w:after="0" w:line="360" w:lineRule="auto"/>
        <w:rPr>
          <w:rFonts w:ascii="Arial" w:hAnsi="Arial" w:cs="Arial"/>
          <w:sz w:val="24"/>
        </w:rPr>
      </w:pPr>
    </w:p>
    <w:p w:rsidR="00253BCC" w:rsidRDefault="00253BCC" w:rsidP="00253BCC">
      <w:pPr>
        <w:spacing w:after="0" w:line="360" w:lineRule="auto"/>
        <w:rPr>
          <w:rFonts w:ascii="Arial" w:hAnsi="Arial" w:cs="Arial"/>
          <w:sz w:val="24"/>
        </w:rPr>
      </w:pPr>
      <w:r w:rsidRPr="008660DE">
        <w:rPr>
          <w:rFonts w:ascii="Arial" w:hAnsi="Arial" w:cs="Arial"/>
          <w:sz w:val="24"/>
        </w:rPr>
        <w:t xml:space="preserve">MAIA, Marta C. </w:t>
      </w:r>
      <w:r w:rsidRPr="00245BB6">
        <w:rPr>
          <w:rFonts w:ascii="Arial" w:hAnsi="Arial" w:cs="Arial"/>
          <w:b/>
          <w:sz w:val="24"/>
        </w:rPr>
        <w:t>O Uso da Tecnologia de Informação para a Educação a Distância no Ensino Superior</w:t>
      </w:r>
      <w:r w:rsidRPr="008660DE">
        <w:rPr>
          <w:rFonts w:ascii="Arial" w:hAnsi="Arial" w:cs="Arial"/>
          <w:sz w:val="24"/>
        </w:rPr>
        <w:t>. São Paulo, FGV-EAESP, 2003, p. 294. (Tese de Doutorado apresentada ao curso de Pós-Graduação em Administração de Empresas da FGV-EAESP, Área de concentração: Produção e Sistemas de Informação).</w:t>
      </w:r>
    </w:p>
    <w:p w:rsidR="00253BCC" w:rsidRDefault="00253BCC" w:rsidP="00253BCC">
      <w:pPr>
        <w:autoSpaceDE w:val="0"/>
        <w:autoSpaceDN w:val="0"/>
        <w:adjustRightInd w:val="0"/>
        <w:spacing w:after="0" w:line="360" w:lineRule="auto"/>
        <w:rPr>
          <w:rFonts w:ascii="Arial" w:hAnsi="Arial" w:cs="Arial"/>
          <w:sz w:val="24"/>
          <w:szCs w:val="24"/>
        </w:rPr>
      </w:pPr>
    </w:p>
    <w:p w:rsidR="00253BCC" w:rsidRPr="00AD60E6" w:rsidRDefault="00253BCC" w:rsidP="00253BCC">
      <w:p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MOREIRA, A. </w:t>
      </w:r>
      <w:r w:rsidRPr="00CA4B00">
        <w:rPr>
          <w:rFonts w:ascii="Arial" w:hAnsi="Arial" w:cs="Arial"/>
          <w:b/>
          <w:sz w:val="24"/>
          <w:szCs w:val="24"/>
        </w:rPr>
        <w:t>Tesauros e ontologias</w:t>
      </w:r>
      <w:r>
        <w:rPr>
          <w:rFonts w:ascii="Arial" w:hAnsi="Arial" w:cs="Arial"/>
          <w:sz w:val="24"/>
          <w:szCs w:val="24"/>
        </w:rPr>
        <w:t xml:space="preserve">: estudo de definições presentes na literatura das áreas das Ciências da Computação e da Informação, utilizando-se o método analítico-sintético. Belo Horizonte, 2003. 150 f. Dissertação (Mestrado em Ciência da </w:t>
      </w:r>
      <w:r>
        <w:rPr>
          <w:rFonts w:ascii="Arial" w:hAnsi="Arial" w:cs="Arial"/>
          <w:sz w:val="24"/>
          <w:szCs w:val="24"/>
        </w:rPr>
        <w:lastRenderedPageBreak/>
        <w:t>Informação) – Escola de Ciência da Informação, Universidade Federal de Minas Gerais, 2003.</w:t>
      </w:r>
    </w:p>
    <w:p w:rsidR="00253BCC" w:rsidRDefault="00253BCC" w:rsidP="00253BCC">
      <w:pPr>
        <w:spacing w:after="0" w:line="360" w:lineRule="auto"/>
        <w:rPr>
          <w:rFonts w:ascii="Arial" w:hAnsi="Arial" w:cs="Arial"/>
          <w:sz w:val="24"/>
          <w:szCs w:val="24"/>
          <w:lang w:eastAsia="pt-BR"/>
        </w:rPr>
      </w:pPr>
    </w:p>
    <w:p w:rsidR="00253BCC" w:rsidRPr="00962095" w:rsidRDefault="00253BCC" w:rsidP="00253BCC">
      <w:pPr>
        <w:spacing w:after="0" w:line="360" w:lineRule="auto"/>
        <w:rPr>
          <w:rFonts w:ascii="Arial" w:hAnsi="Arial" w:cs="Arial"/>
          <w:sz w:val="24"/>
        </w:rPr>
      </w:pPr>
      <w:r>
        <w:rPr>
          <w:rFonts w:ascii="Arial" w:hAnsi="Arial" w:cs="Arial"/>
          <w:sz w:val="24"/>
          <w:szCs w:val="24"/>
          <w:lang w:eastAsia="pt-BR"/>
        </w:rPr>
        <w:t>NONAKA, I;</w:t>
      </w:r>
      <w:r w:rsidRPr="00CA4B00">
        <w:rPr>
          <w:rFonts w:ascii="Arial" w:hAnsi="Arial" w:cs="Arial"/>
          <w:sz w:val="24"/>
          <w:szCs w:val="24"/>
          <w:lang w:eastAsia="pt-BR"/>
        </w:rPr>
        <w:t xml:space="preserve"> T</w:t>
      </w:r>
      <w:r>
        <w:rPr>
          <w:rFonts w:ascii="Arial" w:hAnsi="Arial" w:cs="Arial"/>
          <w:sz w:val="24"/>
          <w:szCs w:val="24"/>
          <w:lang w:eastAsia="pt-BR"/>
        </w:rPr>
        <w:t>AKEUCHI</w:t>
      </w:r>
      <w:r w:rsidRPr="00CA4B00">
        <w:rPr>
          <w:rFonts w:ascii="Arial" w:hAnsi="Arial" w:cs="Arial"/>
          <w:sz w:val="24"/>
          <w:szCs w:val="24"/>
          <w:lang w:eastAsia="pt-BR"/>
        </w:rPr>
        <w:t xml:space="preserve">, H. (1997). </w:t>
      </w:r>
      <w:r w:rsidRPr="00CA4B00">
        <w:rPr>
          <w:rFonts w:ascii="Arial" w:hAnsi="Arial" w:cs="Arial"/>
          <w:b/>
          <w:sz w:val="24"/>
          <w:szCs w:val="24"/>
          <w:lang w:eastAsia="pt-BR"/>
        </w:rPr>
        <w:t xml:space="preserve">Criação de conhecimento na empresa: </w:t>
      </w:r>
      <w:r w:rsidRPr="00962095">
        <w:rPr>
          <w:rFonts w:ascii="Arial" w:hAnsi="Arial" w:cs="Arial"/>
          <w:sz w:val="24"/>
        </w:rPr>
        <w:t>MORESI, Eduardo</w:t>
      </w:r>
      <w:r w:rsidRPr="00962095">
        <w:rPr>
          <w:rFonts w:ascii="Arial" w:hAnsi="Arial" w:cs="Arial"/>
          <w:b/>
          <w:sz w:val="24"/>
        </w:rPr>
        <w:t>. Delineando o valor do sistema de informação de uma Organização</w:t>
      </w:r>
      <w:r w:rsidRPr="00962095">
        <w:rPr>
          <w:rFonts w:ascii="Arial" w:hAnsi="Arial" w:cs="Arial"/>
          <w:sz w:val="24"/>
        </w:rPr>
        <w:t xml:space="preserve">. 2000. </w:t>
      </w:r>
      <w:proofErr w:type="gramStart"/>
      <w:r w:rsidRPr="00962095">
        <w:rPr>
          <w:rFonts w:ascii="Arial" w:hAnsi="Arial" w:cs="Arial"/>
          <w:sz w:val="24"/>
        </w:rPr>
        <w:t>p.</w:t>
      </w:r>
      <w:proofErr w:type="gramEnd"/>
      <w:r w:rsidRPr="00962095">
        <w:rPr>
          <w:rFonts w:ascii="Arial" w:hAnsi="Arial" w:cs="Arial"/>
          <w:sz w:val="24"/>
        </w:rPr>
        <w:t xml:space="preserve"> 15. Brasília: UnB/Departamento de Ciência da Informação e Documentação, 2000;</w:t>
      </w:r>
    </w:p>
    <w:p w:rsidR="00253BCC" w:rsidRPr="00CA4B00" w:rsidRDefault="00253BCC" w:rsidP="00253BCC">
      <w:pPr>
        <w:autoSpaceDE w:val="0"/>
        <w:autoSpaceDN w:val="0"/>
        <w:adjustRightInd w:val="0"/>
        <w:spacing w:after="0" w:line="360" w:lineRule="auto"/>
        <w:jc w:val="both"/>
        <w:rPr>
          <w:rFonts w:ascii="Arial" w:hAnsi="Arial" w:cs="Arial"/>
          <w:sz w:val="24"/>
          <w:szCs w:val="24"/>
        </w:rPr>
      </w:pPr>
      <w:proofErr w:type="gramStart"/>
      <w:r w:rsidRPr="00CA4B00">
        <w:rPr>
          <w:rFonts w:ascii="Arial" w:hAnsi="Arial" w:cs="Arial"/>
          <w:b/>
          <w:sz w:val="24"/>
          <w:szCs w:val="24"/>
          <w:lang w:eastAsia="pt-BR"/>
        </w:rPr>
        <w:t>como</w:t>
      </w:r>
      <w:proofErr w:type="gramEnd"/>
      <w:r w:rsidRPr="00CA4B00">
        <w:rPr>
          <w:rFonts w:ascii="Arial" w:hAnsi="Arial" w:cs="Arial"/>
          <w:b/>
          <w:sz w:val="24"/>
          <w:szCs w:val="24"/>
          <w:lang w:eastAsia="pt-BR"/>
        </w:rPr>
        <w:t xml:space="preserve"> as empresas japonesas geram a dinâmica da inovação</w:t>
      </w:r>
      <w:r w:rsidRPr="00CA4B00">
        <w:rPr>
          <w:rFonts w:ascii="Arial" w:hAnsi="Arial" w:cs="Arial"/>
          <w:sz w:val="24"/>
          <w:szCs w:val="24"/>
          <w:lang w:eastAsia="pt-BR"/>
        </w:rPr>
        <w:t xml:space="preserve">. </w:t>
      </w:r>
      <w:proofErr w:type="gramStart"/>
      <w:r w:rsidRPr="00CA4B00">
        <w:rPr>
          <w:rFonts w:ascii="Arial" w:hAnsi="Arial" w:cs="Arial"/>
          <w:sz w:val="24"/>
          <w:szCs w:val="24"/>
          <w:lang w:eastAsia="pt-BR"/>
        </w:rPr>
        <w:t>5</w:t>
      </w:r>
      <w:proofErr w:type="gramEnd"/>
      <w:r w:rsidRPr="00CA4B00">
        <w:rPr>
          <w:rFonts w:ascii="Arial" w:hAnsi="Arial" w:cs="Arial"/>
          <w:sz w:val="24"/>
          <w:szCs w:val="24"/>
          <w:lang w:eastAsia="pt-BR"/>
        </w:rPr>
        <w:t xml:space="preserve"> ed. Rio de Janeiro: Campus, 1997.</w:t>
      </w:r>
    </w:p>
    <w:p w:rsidR="00253BCC" w:rsidRPr="00245BB6" w:rsidRDefault="00253BCC" w:rsidP="00253BCC">
      <w:pPr>
        <w:pStyle w:val="NormalWeb"/>
        <w:spacing w:after="200" w:line="276" w:lineRule="auto"/>
        <w:rPr>
          <w:rFonts w:cs="Arial"/>
        </w:rPr>
      </w:pPr>
      <w:r w:rsidRPr="000F40AA">
        <w:rPr>
          <w:rFonts w:cs="Arial"/>
        </w:rPr>
        <w:t xml:space="preserve">RODRIGUES, Maria; CERVANTES, Brígida. ACB: Biblioteconomia em Santa Catarina: </w:t>
      </w:r>
      <w:r w:rsidRPr="000F40AA">
        <w:rPr>
          <w:rFonts w:cs="Arial"/>
          <w:b/>
          <w:bCs/>
        </w:rPr>
        <w:t>Os Mapas Conceituais para a visualização de conceitos de áreas do conhecimento em Unidades de Informação</w:t>
      </w:r>
      <w:r w:rsidRPr="000F40AA">
        <w:rPr>
          <w:rFonts w:cs="Arial"/>
        </w:rPr>
        <w:t xml:space="preserve">. Florianópolis, v.18, n.1, p. 752-776, </w:t>
      </w:r>
      <w:proofErr w:type="spellStart"/>
      <w:r w:rsidRPr="000F40AA">
        <w:rPr>
          <w:rFonts w:cs="Arial"/>
        </w:rPr>
        <w:t>jan</w:t>
      </w:r>
      <w:proofErr w:type="spellEnd"/>
      <w:r w:rsidRPr="000F40AA">
        <w:rPr>
          <w:rFonts w:cs="Arial"/>
        </w:rPr>
        <w:t>/jun., 2013.</w:t>
      </w:r>
    </w:p>
    <w:p w:rsidR="00253BCC" w:rsidRPr="007121CF" w:rsidRDefault="00253BCC" w:rsidP="00253BCC">
      <w:pPr>
        <w:pStyle w:val="NormalWeb"/>
        <w:spacing w:before="0" w:beforeAutospacing="0" w:after="200" w:afterAutospacing="0" w:line="276" w:lineRule="auto"/>
        <w:rPr>
          <w:rFonts w:eastAsia="Calibri" w:cs="Arial"/>
          <w:lang w:eastAsia="en-US"/>
        </w:rPr>
      </w:pPr>
      <w:r>
        <w:rPr>
          <w:rFonts w:eastAsia="Calibri" w:cs="Arial"/>
          <w:lang w:eastAsia="en-US"/>
        </w:rPr>
        <w:t xml:space="preserve">SALES, Rodrigo; CAFÉ, Lígia. </w:t>
      </w:r>
      <w:r w:rsidRPr="0033046A">
        <w:rPr>
          <w:rFonts w:eastAsia="Calibri" w:cs="Arial"/>
          <w:b/>
          <w:lang w:eastAsia="en-US"/>
        </w:rPr>
        <w:t>Diferenças entre tesauros e ontologias</w:t>
      </w:r>
      <w:r>
        <w:rPr>
          <w:rFonts w:eastAsia="Calibri" w:cs="Arial"/>
          <w:lang w:eastAsia="en-US"/>
        </w:rPr>
        <w:t xml:space="preserve">. Santa </w:t>
      </w:r>
      <w:proofErr w:type="gramStart"/>
      <w:r>
        <w:rPr>
          <w:rFonts w:eastAsia="Calibri" w:cs="Arial"/>
          <w:lang w:eastAsia="en-US"/>
        </w:rPr>
        <w:t>Catarina ,</w:t>
      </w:r>
      <w:proofErr w:type="gramEnd"/>
      <w:r>
        <w:rPr>
          <w:rFonts w:eastAsia="Calibri" w:cs="Arial"/>
          <w:lang w:eastAsia="en-US"/>
        </w:rPr>
        <w:t xml:space="preserve"> UFSC – Universidade Federal de Santa Catarina. 2009.</w:t>
      </w:r>
    </w:p>
    <w:p w:rsidR="00253BCC" w:rsidRDefault="00253BCC" w:rsidP="00253BCC">
      <w:pPr>
        <w:autoSpaceDE w:val="0"/>
        <w:autoSpaceDN w:val="0"/>
        <w:adjustRightInd w:val="0"/>
        <w:spacing w:after="0" w:line="240" w:lineRule="auto"/>
        <w:rPr>
          <w:rFonts w:ascii="Arial" w:hAnsi="Arial" w:cs="Arial"/>
          <w:color w:val="000000"/>
          <w:sz w:val="24"/>
          <w:szCs w:val="24"/>
          <w:lang w:eastAsia="pt-BR"/>
        </w:rPr>
      </w:pPr>
    </w:p>
    <w:p w:rsidR="00253BCC" w:rsidRDefault="00253BCC" w:rsidP="00253BCC">
      <w:pPr>
        <w:autoSpaceDE w:val="0"/>
        <w:autoSpaceDN w:val="0"/>
        <w:adjustRightInd w:val="0"/>
        <w:spacing w:after="0" w:line="240" w:lineRule="auto"/>
        <w:rPr>
          <w:rFonts w:ascii="Arial" w:hAnsi="Arial" w:cs="Arial"/>
          <w:color w:val="000000"/>
          <w:sz w:val="24"/>
          <w:szCs w:val="24"/>
          <w:lang w:eastAsia="pt-BR"/>
        </w:rPr>
      </w:pPr>
      <w:r>
        <w:rPr>
          <w:rFonts w:ascii="Arial" w:hAnsi="Arial" w:cs="Arial"/>
          <w:color w:val="000000"/>
          <w:sz w:val="24"/>
          <w:szCs w:val="24"/>
          <w:lang w:eastAsia="pt-BR"/>
        </w:rPr>
        <w:t xml:space="preserve">SERRA, J. Paulo. </w:t>
      </w:r>
      <w:r w:rsidRPr="0005104F">
        <w:rPr>
          <w:rFonts w:ascii="Arial" w:hAnsi="Arial" w:cs="Arial"/>
          <w:b/>
          <w:color w:val="000000"/>
          <w:sz w:val="24"/>
          <w:szCs w:val="24"/>
          <w:lang w:eastAsia="pt-BR"/>
        </w:rPr>
        <w:t>Manual de Teoria da Comunicação</w:t>
      </w:r>
      <w:r>
        <w:rPr>
          <w:rFonts w:ascii="Arial" w:hAnsi="Arial" w:cs="Arial"/>
          <w:color w:val="000000"/>
          <w:sz w:val="24"/>
          <w:szCs w:val="24"/>
          <w:lang w:eastAsia="pt-BR"/>
        </w:rPr>
        <w:t xml:space="preserve">. </w:t>
      </w:r>
      <w:proofErr w:type="spellStart"/>
      <w:r>
        <w:rPr>
          <w:rFonts w:ascii="Arial" w:hAnsi="Arial" w:cs="Arial"/>
          <w:color w:val="000000"/>
          <w:sz w:val="24"/>
          <w:szCs w:val="24"/>
          <w:lang w:eastAsia="pt-BR"/>
        </w:rPr>
        <w:t>Covilhã</w:t>
      </w:r>
      <w:proofErr w:type="spellEnd"/>
      <w:r>
        <w:rPr>
          <w:rFonts w:ascii="Arial" w:hAnsi="Arial" w:cs="Arial"/>
          <w:color w:val="000000"/>
          <w:sz w:val="24"/>
          <w:szCs w:val="24"/>
          <w:lang w:eastAsia="pt-BR"/>
        </w:rPr>
        <w:t xml:space="preserve">: Livros </w:t>
      </w:r>
      <w:proofErr w:type="spellStart"/>
      <w:r>
        <w:rPr>
          <w:rFonts w:ascii="Arial" w:hAnsi="Arial" w:cs="Arial"/>
          <w:color w:val="000000"/>
          <w:sz w:val="24"/>
          <w:szCs w:val="24"/>
          <w:lang w:eastAsia="pt-BR"/>
        </w:rPr>
        <w:t>Labcom</w:t>
      </w:r>
      <w:proofErr w:type="spellEnd"/>
      <w:r>
        <w:rPr>
          <w:rFonts w:ascii="Arial" w:hAnsi="Arial" w:cs="Arial"/>
          <w:color w:val="000000"/>
          <w:sz w:val="24"/>
          <w:szCs w:val="24"/>
          <w:lang w:eastAsia="pt-BR"/>
        </w:rPr>
        <w:t>, 2007. 203 pp93-101.</w:t>
      </w:r>
    </w:p>
    <w:p w:rsidR="00253BCC" w:rsidRDefault="00253BCC" w:rsidP="00253BCC">
      <w:pPr>
        <w:autoSpaceDE w:val="0"/>
        <w:autoSpaceDN w:val="0"/>
        <w:adjustRightInd w:val="0"/>
        <w:spacing w:after="0" w:line="240" w:lineRule="auto"/>
        <w:rPr>
          <w:rFonts w:ascii="Arial" w:hAnsi="Arial" w:cs="Arial"/>
          <w:color w:val="000000"/>
          <w:sz w:val="24"/>
          <w:szCs w:val="24"/>
          <w:lang w:eastAsia="pt-BR"/>
        </w:rPr>
      </w:pPr>
    </w:p>
    <w:p w:rsidR="00253BCC" w:rsidRDefault="00253BCC" w:rsidP="00253BCC">
      <w:pPr>
        <w:autoSpaceDE w:val="0"/>
        <w:autoSpaceDN w:val="0"/>
        <w:adjustRightInd w:val="0"/>
        <w:spacing w:after="0" w:line="240" w:lineRule="auto"/>
        <w:rPr>
          <w:rFonts w:ascii="Arial" w:hAnsi="Arial" w:cs="Arial"/>
          <w:color w:val="000000"/>
          <w:sz w:val="24"/>
          <w:szCs w:val="24"/>
          <w:lang w:eastAsia="pt-BR"/>
        </w:rPr>
      </w:pPr>
      <w:r w:rsidRPr="00AD60E6">
        <w:rPr>
          <w:rFonts w:ascii="Arial" w:hAnsi="Arial" w:cs="Arial"/>
          <w:color w:val="000000"/>
          <w:sz w:val="24"/>
          <w:szCs w:val="24"/>
          <w:lang w:eastAsia="pt-BR"/>
        </w:rPr>
        <w:t xml:space="preserve">TERRA, J.C.C.; </w:t>
      </w:r>
      <w:proofErr w:type="gramStart"/>
      <w:r w:rsidRPr="00AD60E6">
        <w:rPr>
          <w:rFonts w:ascii="Arial" w:hAnsi="Arial" w:cs="Arial"/>
          <w:color w:val="000000"/>
          <w:sz w:val="24"/>
          <w:szCs w:val="24"/>
          <w:lang w:eastAsia="pt-BR"/>
        </w:rPr>
        <w:t>et</w:t>
      </w:r>
      <w:proofErr w:type="gramEnd"/>
      <w:r w:rsidRPr="00AD60E6">
        <w:rPr>
          <w:rFonts w:ascii="Arial" w:hAnsi="Arial" w:cs="Arial"/>
          <w:color w:val="000000"/>
          <w:sz w:val="24"/>
          <w:szCs w:val="24"/>
          <w:lang w:eastAsia="pt-BR"/>
        </w:rPr>
        <w:t xml:space="preserve"> al. </w:t>
      </w:r>
      <w:r w:rsidRPr="00AD60E6">
        <w:rPr>
          <w:rFonts w:ascii="Arial" w:hAnsi="Arial" w:cs="Arial"/>
          <w:b/>
          <w:bCs/>
          <w:color w:val="000000"/>
          <w:sz w:val="24"/>
          <w:szCs w:val="24"/>
          <w:lang w:eastAsia="pt-BR"/>
        </w:rPr>
        <w:t>Taxonomia</w:t>
      </w:r>
      <w:r w:rsidRPr="00AD60E6">
        <w:rPr>
          <w:rFonts w:ascii="Arial" w:hAnsi="Arial" w:cs="Arial"/>
          <w:color w:val="000000"/>
          <w:sz w:val="24"/>
          <w:szCs w:val="24"/>
          <w:lang w:eastAsia="pt-BR"/>
        </w:rPr>
        <w:t>: elemento fundamental para a gestão do conhecimento.</w:t>
      </w:r>
      <w:r>
        <w:rPr>
          <w:rFonts w:ascii="Arial" w:hAnsi="Arial" w:cs="Arial"/>
          <w:color w:val="000000"/>
          <w:sz w:val="24"/>
          <w:szCs w:val="24"/>
          <w:lang w:eastAsia="pt-BR"/>
        </w:rPr>
        <w:t xml:space="preserve"> </w:t>
      </w:r>
      <w:r w:rsidRPr="00AD60E6">
        <w:rPr>
          <w:rFonts w:ascii="Arial" w:hAnsi="Arial" w:cs="Arial"/>
          <w:color w:val="000000"/>
          <w:sz w:val="24"/>
          <w:szCs w:val="24"/>
          <w:lang w:eastAsia="pt-BR"/>
        </w:rPr>
        <w:t>2005. Disponível em: &lt;</w:t>
      </w:r>
      <w:r w:rsidRPr="000F40AA">
        <w:rPr>
          <w:rFonts w:ascii="Arial" w:hAnsi="Arial" w:cs="Arial"/>
          <w:color w:val="000000"/>
          <w:sz w:val="24"/>
          <w:szCs w:val="24"/>
          <w:lang w:eastAsia="pt-BR"/>
        </w:rPr>
        <w:t>http://www.terraforum.com.br</w:t>
      </w:r>
      <w:r w:rsidRPr="00AD60E6">
        <w:rPr>
          <w:rFonts w:ascii="Arial" w:hAnsi="Arial" w:cs="Arial"/>
          <w:color w:val="000000"/>
          <w:sz w:val="24"/>
          <w:szCs w:val="24"/>
          <w:lang w:eastAsia="pt-BR"/>
        </w:rPr>
        <w:t>&gt;. Acesso em: 12 jun. 2013.</w:t>
      </w:r>
    </w:p>
    <w:p w:rsidR="00253BCC" w:rsidRPr="00253BCC" w:rsidRDefault="00253BCC" w:rsidP="00253BCC">
      <w:pPr>
        <w:rPr>
          <w:rStyle w:val="apple-converted-space"/>
          <w:rFonts w:ascii="Arial" w:hAnsi="Arial" w:cs="Arial"/>
          <w:color w:val="000000"/>
          <w:shd w:val="clear" w:color="auto" w:fill="FFFFFF"/>
        </w:rPr>
      </w:pPr>
    </w:p>
    <w:p w:rsidR="00253BCC" w:rsidRDefault="00253BCC" w:rsidP="00F11AF9">
      <w:pPr>
        <w:spacing w:line="360" w:lineRule="auto"/>
        <w:ind w:firstLine="1134"/>
        <w:jc w:val="both"/>
        <w:rPr>
          <w:sz w:val="24"/>
          <w:szCs w:val="24"/>
        </w:rPr>
      </w:pPr>
    </w:p>
    <w:p w:rsidR="00042C99" w:rsidRDefault="00042C99" w:rsidP="00F11AF9">
      <w:pPr>
        <w:spacing w:line="360" w:lineRule="auto"/>
        <w:ind w:firstLine="1134"/>
        <w:jc w:val="both"/>
        <w:rPr>
          <w:sz w:val="24"/>
          <w:szCs w:val="24"/>
        </w:rPr>
      </w:pPr>
    </w:p>
    <w:sectPr w:rsidR="00042C99" w:rsidSect="00AF08E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720" w:rsidRDefault="000E2720" w:rsidP="00143390">
      <w:pPr>
        <w:spacing w:after="0" w:line="240" w:lineRule="auto"/>
      </w:pPr>
      <w:r>
        <w:separator/>
      </w:r>
    </w:p>
  </w:endnote>
  <w:endnote w:type="continuationSeparator" w:id="0">
    <w:p w:rsidR="000E2720" w:rsidRDefault="000E2720" w:rsidP="00143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oudyOlStBT">
    <w:panose1 w:val="00000000000000000000"/>
    <w:charset w:val="00"/>
    <w:family w:val="auto"/>
    <w:notTrueType/>
    <w:pitch w:val="default"/>
    <w:sig w:usb0="00000003" w:usb1="00000000" w:usb2="00000000" w:usb3="00000000" w:csb0="00000001" w:csb1="00000000"/>
  </w:font>
  <w:font w:name="LiberationSerif-Regular">
    <w:altName w:val="Arial Unicode MS"/>
    <w:panose1 w:val="00000000000000000000"/>
    <w:charset w:val="80"/>
    <w:family w:val="auto"/>
    <w:notTrueType/>
    <w:pitch w:val="default"/>
    <w:sig w:usb0="00000001" w:usb1="08070000" w:usb2="00000010" w:usb3="00000000" w:csb0="00020000" w:csb1="00000000"/>
  </w:font>
  <w:font w:name="LiberationSerif-Italic">
    <w:altName w:val="Arial Unicode MS"/>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720" w:rsidRDefault="000E2720" w:rsidP="00143390">
      <w:pPr>
        <w:spacing w:after="0" w:line="240" w:lineRule="auto"/>
      </w:pPr>
      <w:r>
        <w:separator/>
      </w:r>
    </w:p>
  </w:footnote>
  <w:footnote w:type="continuationSeparator" w:id="0">
    <w:p w:rsidR="000E2720" w:rsidRDefault="000E2720" w:rsidP="00143390">
      <w:pPr>
        <w:spacing w:after="0" w:line="240" w:lineRule="auto"/>
      </w:pPr>
      <w:r>
        <w:continuationSeparator/>
      </w:r>
    </w:p>
  </w:footnote>
  <w:footnote w:id="1">
    <w:p w:rsidR="00102A04" w:rsidRPr="00C07B38" w:rsidRDefault="00102A04" w:rsidP="00C07B38">
      <w:pPr>
        <w:spacing w:after="0" w:line="240" w:lineRule="auto"/>
        <w:rPr>
          <w:rFonts w:ascii="Arial" w:hAnsi="Arial" w:cs="Arial"/>
          <w:color w:val="000000"/>
          <w:sz w:val="20"/>
          <w:szCs w:val="20"/>
        </w:rPr>
      </w:pPr>
      <w:r w:rsidRPr="00C07B38">
        <w:rPr>
          <w:rStyle w:val="Refdenotaderodap"/>
          <w:rFonts w:ascii="Arial" w:hAnsi="Arial" w:cs="Arial"/>
          <w:sz w:val="20"/>
          <w:szCs w:val="20"/>
        </w:rPr>
        <w:footnoteRef/>
      </w:r>
      <w:r w:rsidRPr="00C07B38">
        <w:rPr>
          <w:rFonts w:ascii="Arial" w:hAnsi="Arial" w:cs="Arial"/>
          <w:sz w:val="20"/>
          <w:szCs w:val="20"/>
        </w:rPr>
        <w:t xml:space="preserve">Disponível em: </w:t>
      </w:r>
      <w:r w:rsidRPr="00C07B38">
        <w:rPr>
          <w:rFonts w:ascii="Arial" w:hAnsi="Arial" w:cs="Arial"/>
          <w:color w:val="000000"/>
          <w:sz w:val="20"/>
          <w:szCs w:val="20"/>
        </w:rPr>
        <w:t xml:space="preserve">&lt; </w:t>
      </w:r>
      <w:hyperlink r:id="rId1" w:history="1">
        <w:r w:rsidRPr="00C07B38">
          <w:rPr>
            <w:rStyle w:val="Hyperlink"/>
            <w:rFonts w:ascii="Arial" w:hAnsi="Arial" w:cs="Arial"/>
            <w:color w:val="000000"/>
            <w:sz w:val="20"/>
            <w:szCs w:val="20"/>
            <w:u w:val="none"/>
          </w:rPr>
          <w:t>http://lib.ugent.be/fulltxt/handle/1854/5612/</w:t>
        </w:r>
      </w:hyperlink>
      <w:r w:rsidRPr="00C07B38">
        <w:rPr>
          <w:rFonts w:ascii="Arial" w:hAnsi="Arial" w:cs="Arial"/>
          <w:color w:val="000000"/>
          <w:sz w:val="20"/>
          <w:szCs w:val="20"/>
        </w:rPr>
        <w:t>&gt;</w:t>
      </w:r>
    </w:p>
    <w:p w:rsidR="00102A04" w:rsidRPr="00C07B38" w:rsidRDefault="00102A04" w:rsidP="00C07B38">
      <w:pPr>
        <w:pStyle w:val="Textodenotaderodap"/>
        <w:spacing w:after="0" w:line="240" w:lineRule="auto"/>
        <w:rPr>
          <w:rFonts w:ascii="Arial" w:hAnsi="Arial" w:cs="Arial"/>
        </w:rPr>
      </w:pPr>
    </w:p>
  </w:footnote>
  <w:footnote w:id="2">
    <w:p w:rsidR="00102A04" w:rsidRPr="00C07B38" w:rsidRDefault="00102A04" w:rsidP="00C07B38">
      <w:pPr>
        <w:pStyle w:val="Textodenotaderodap"/>
        <w:spacing w:after="0" w:line="240" w:lineRule="auto"/>
        <w:rPr>
          <w:rFonts w:ascii="Arial" w:hAnsi="Arial" w:cs="Arial"/>
        </w:rPr>
      </w:pPr>
      <w:r w:rsidRPr="00C07B38">
        <w:rPr>
          <w:rStyle w:val="Refdenotaderodap"/>
          <w:rFonts w:ascii="Arial" w:hAnsi="Arial" w:cs="Arial"/>
        </w:rPr>
        <w:footnoteRef/>
      </w:r>
      <w:r w:rsidRPr="00C07B38">
        <w:rPr>
          <w:rFonts w:ascii="Arial" w:hAnsi="Arial" w:cs="Arial"/>
        </w:rPr>
        <w:t xml:space="preserve"> Ibid., p 03.</w:t>
      </w:r>
    </w:p>
  </w:footnote>
  <w:footnote w:id="3">
    <w:p w:rsidR="00102A04" w:rsidRDefault="00102A04" w:rsidP="00C07B38">
      <w:pPr>
        <w:pStyle w:val="Textodenotaderodap"/>
        <w:spacing w:after="0" w:line="240" w:lineRule="auto"/>
      </w:pPr>
      <w:r w:rsidRPr="00C07B38">
        <w:rPr>
          <w:rStyle w:val="Refdenotaderodap"/>
          <w:rFonts w:ascii="Arial" w:hAnsi="Arial" w:cs="Arial"/>
        </w:rPr>
        <w:footnoteRef/>
      </w:r>
      <w:r w:rsidRPr="00C07B38">
        <w:rPr>
          <w:rFonts w:ascii="Arial" w:hAnsi="Arial" w:cs="Arial"/>
        </w:rPr>
        <w:t xml:space="preserve"> </w:t>
      </w:r>
      <w:r w:rsidRPr="00C07B38">
        <w:rPr>
          <w:rFonts w:ascii="Arial" w:hAnsi="Arial" w:cs="Arial"/>
          <w:color w:val="252525"/>
          <w:shd w:val="clear" w:color="auto" w:fill="FFFFFF"/>
        </w:rPr>
        <w:t>Centro internacional antes chamado de “</w:t>
      </w:r>
      <w:proofErr w:type="spellStart"/>
      <w:r w:rsidRPr="00C07B38">
        <w:rPr>
          <w:rFonts w:ascii="Arial" w:hAnsi="Arial" w:cs="Arial"/>
          <w:color w:val="252525"/>
          <w:shd w:val="clear" w:color="auto" w:fill="FFFFFF"/>
        </w:rPr>
        <w:t>Palais</w:t>
      </w:r>
      <w:proofErr w:type="spellEnd"/>
      <w:r w:rsidRPr="00C07B38">
        <w:rPr>
          <w:rFonts w:ascii="Arial" w:hAnsi="Arial" w:cs="Arial"/>
          <w:color w:val="252525"/>
          <w:shd w:val="clear" w:color="auto" w:fill="FFFFFF"/>
        </w:rPr>
        <w:t xml:space="preserve"> </w:t>
      </w:r>
      <w:proofErr w:type="spellStart"/>
      <w:r w:rsidRPr="00C07B38">
        <w:rPr>
          <w:rFonts w:ascii="Arial" w:hAnsi="Arial" w:cs="Arial"/>
          <w:color w:val="252525"/>
          <w:shd w:val="clear" w:color="auto" w:fill="FFFFFF"/>
        </w:rPr>
        <w:t>Mondial</w:t>
      </w:r>
      <w:proofErr w:type="spellEnd"/>
      <w:r w:rsidRPr="00C07B38">
        <w:rPr>
          <w:rFonts w:ascii="Arial" w:hAnsi="Arial" w:cs="Arial"/>
          <w:color w:val="252525"/>
          <w:shd w:val="clear" w:color="auto" w:fill="FFFFFF"/>
        </w:rPr>
        <w:t xml:space="preserve">”, criado por Henri La Fontaine e </w:t>
      </w:r>
      <w:proofErr w:type="spellStart"/>
      <w:r w:rsidRPr="00C07B38">
        <w:rPr>
          <w:rFonts w:ascii="Arial" w:hAnsi="Arial" w:cs="Arial"/>
          <w:color w:val="252525"/>
          <w:shd w:val="clear" w:color="auto" w:fill="FFFFFF"/>
        </w:rPr>
        <w:t>Otlet</w:t>
      </w:r>
      <w:proofErr w:type="spellEnd"/>
      <w:r w:rsidRPr="00C07B38">
        <w:rPr>
          <w:rFonts w:ascii="Arial" w:hAnsi="Arial" w:cs="Arial"/>
          <w:color w:val="252525"/>
          <w:shd w:val="clear" w:color="auto" w:fill="FFFFFF"/>
        </w:rPr>
        <w:t xml:space="preserve"> para abrigar suas criações</w:t>
      </w:r>
      <w:r>
        <w:rPr>
          <w:rFonts w:ascii="Arial" w:hAnsi="Arial" w:cs="Arial"/>
          <w:color w:val="252525"/>
          <w:shd w:val="clear" w:color="auto" w:fill="FFFFFF"/>
        </w:rPr>
        <w:t>.</w:t>
      </w:r>
    </w:p>
  </w:footnote>
  <w:footnote w:id="4">
    <w:p w:rsidR="00102A04" w:rsidRPr="00BB5C35" w:rsidRDefault="00102A04" w:rsidP="00BB5C35">
      <w:pPr>
        <w:pStyle w:val="Textodenotaderodap"/>
        <w:rPr>
          <w:rFonts w:ascii="Arial" w:hAnsi="Arial" w:cs="Arial"/>
        </w:rPr>
      </w:pPr>
      <w:r>
        <w:rPr>
          <w:rStyle w:val="Refdenotaderodap"/>
        </w:rPr>
        <w:footnoteRef/>
      </w:r>
      <w:r>
        <w:t xml:space="preserve"> </w:t>
      </w:r>
      <w:r w:rsidRPr="00BB5C35">
        <w:rPr>
          <w:rFonts w:ascii="Arial" w:hAnsi="Arial" w:cs="Arial"/>
        </w:rPr>
        <w:t xml:space="preserve">Os Mapas Conceituais para a visualização de conceitos de áreas do conhecimento em Unidades de Informação. Rodrigues, Maria R., Cervantes, Brígida M. N., 2012. Disponível em: &lt; </w:t>
      </w:r>
      <w:r>
        <w:rPr>
          <w:rFonts w:ascii="Arial" w:hAnsi="Arial" w:cs="Arial"/>
        </w:rPr>
        <w:t>h</w:t>
      </w:r>
      <w:r w:rsidRPr="00BB5C35">
        <w:rPr>
          <w:rFonts w:ascii="Arial" w:hAnsi="Arial" w:cs="Arial"/>
        </w:rPr>
        <w:t>ttp://revista.acbsc.org.br/racb/article/view/877 &gt;.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1591158300"/>
      <w:docPartObj>
        <w:docPartGallery w:val="Page Numbers (Top of Page)"/>
        <w:docPartUnique/>
      </w:docPartObj>
    </w:sdtPr>
    <w:sdtContent>
      <w:p w:rsidR="00102A04" w:rsidRPr="00102A04" w:rsidRDefault="00102A04">
        <w:pPr>
          <w:pStyle w:val="Cabealho"/>
          <w:jc w:val="right"/>
          <w:rPr>
            <w:rFonts w:ascii="Arial" w:hAnsi="Arial" w:cs="Arial"/>
          </w:rPr>
        </w:pPr>
        <w:r w:rsidRPr="00102A04">
          <w:rPr>
            <w:rFonts w:ascii="Arial" w:hAnsi="Arial" w:cs="Arial"/>
          </w:rPr>
          <w:fldChar w:fldCharType="begin"/>
        </w:r>
        <w:r w:rsidRPr="00102A04">
          <w:rPr>
            <w:rFonts w:ascii="Arial" w:hAnsi="Arial" w:cs="Arial"/>
          </w:rPr>
          <w:instrText>PAGE   \* MERGEFORMAT</w:instrText>
        </w:r>
        <w:r w:rsidRPr="00102A04">
          <w:rPr>
            <w:rFonts w:ascii="Arial" w:hAnsi="Arial" w:cs="Arial"/>
          </w:rPr>
          <w:fldChar w:fldCharType="separate"/>
        </w:r>
        <w:r w:rsidR="00583804">
          <w:rPr>
            <w:rFonts w:ascii="Arial" w:hAnsi="Arial" w:cs="Arial"/>
            <w:noProof/>
          </w:rPr>
          <w:t>65</w:t>
        </w:r>
        <w:r w:rsidRPr="00102A04">
          <w:rPr>
            <w:rFonts w:ascii="Arial" w:hAnsi="Arial" w:cs="Arial"/>
          </w:rPr>
          <w:fldChar w:fldCharType="end"/>
        </w:r>
      </w:p>
    </w:sdtContent>
  </w:sdt>
  <w:p w:rsidR="00102A04" w:rsidRDefault="00102A04">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1" w:dllVersion="513"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318"/>
    <w:rsid w:val="00002223"/>
    <w:rsid w:val="00011107"/>
    <w:rsid w:val="00011D49"/>
    <w:rsid w:val="00032D10"/>
    <w:rsid w:val="00036001"/>
    <w:rsid w:val="000402FF"/>
    <w:rsid w:val="00042C99"/>
    <w:rsid w:val="00043FE4"/>
    <w:rsid w:val="000451F6"/>
    <w:rsid w:val="00053EC0"/>
    <w:rsid w:val="00056662"/>
    <w:rsid w:val="00077AC1"/>
    <w:rsid w:val="00082882"/>
    <w:rsid w:val="000A3BD9"/>
    <w:rsid w:val="000B0338"/>
    <w:rsid w:val="000C12AC"/>
    <w:rsid w:val="000C5ACE"/>
    <w:rsid w:val="000E2720"/>
    <w:rsid w:val="000E3F34"/>
    <w:rsid w:val="000E7040"/>
    <w:rsid w:val="000F3CFA"/>
    <w:rsid w:val="000F7532"/>
    <w:rsid w:val="00102A04"/>
    <w:rsid w:val="00106F9B"/>
    <w:rsid w:val="00107A83"/>
    <w:rsid w:val="00110758"/>
    <w:rsid w:val="001153F1"/>
    <w:rsid w:val="001202CF"/>
    <w:rsid w:val="00126FA2"/>
    <w:rsid w:val="0012731B"/>
    <w:rsid w:val="00141D41"/>
    <w:rsid w:val="00143390"/>
    <w:rsid w:val="00143A85"/>
    <w:rsid w:val="00152456"/>
    <w:rsid w:val="001530D1"/>
    <w:rsid w:val="00160369"/>
    <w:rsid w:val="00163A18"/>
    <w:rsid w:val="00171EB8"/>
    <w:rsid w:val="00174735"/>
    <w:rsid w:val="00175B65"/>
    <w:rsid w:val="001820E6"/>
    <w:rsid w:val="0018679A"/>
    <w:rsid w:val="001A13D0"/>
    <w:rsid w:val="001A1D2C"/>
    <w:rsid w:val="001A6000"/>
    <w:rsid w:val="001B28B2"/>
    <w:rsid w:val="001D3DF6"/>
    <w:rsid w:val="001D7218"/>
    <w:rsid w:val="001E1DB3"/>
    <w:rsid w:val="001E3318"/>
    <w:rsid w:val="001F2180"/>
    <w:rsid w:val="001F5A82"/>
    <w:rsid w:val="00203636"/>
    <w:rsid w:val="00207996"/>
    <w:rsid w:val="002370A8"/>
    <w:rsid w:val="00251A50"/>
    <w:rsid w:val="002533FE"/>
    <w:rsid w:val="00253BCC"/>
    <w:rsid w:val="00254F91"/>
    <w:rsid w:val="00257320"/>
    <w:rsid w:val="0027546B"/>
    <w:rsid w:val="002809A2"/>
    <w:rsid w:val="002906D4"/>
    <w:rsid w:val="002911E3"/>
    <w:rsid w:val="0029629B"/>
    <w:rsid w:val="002B406F"/>
    <w:rsid w:val="002C0633"/>
    <w:rsid w:val="002C115C"/>
    <w:rsid w:val="002C5ABE"/>
    <w:rsid w:val="002D0187"/>
    <w:rsid w:val="002D09CE"/>
    <w:rsid w:val="002E28EE"/>
    <w:rsid w:val="002E3DC9"/>
    <w:rsid w:val="002E5797"/>
    <w:rsid w:val="002E587C"/>
    <w:rsid w:val="002F63F5"/>
    <w:rsid w:val="002F7BE8"/>
    <w:rsid w:val="00301398"/>
    <w:rsid w:val="0030428B"/>
    <w:rsid w:val="00312E23"/>
    <w:rsid w:val="00316F1E"/>
    <w:rsid w:val="003243B5"/>
    <w:rsid w:val="00361ED0"/>
    <w:rsid w:val="003769C5"/>
    <w:rsid w:val="003845F7"/>
    <w:rsid w:val="003A18D0"/>
    <w:rsid w:val="003A5227"/>
    <w:rsid w:val="003A6819"/>
    <w:rsid w:val="003A7772"/>
    <w:rsid w:val="003B7257"/>
    <w:rsid w:val="003D523B"/>
    <w:rsid w:val="003E573C"/>
    <w:rsid w:val="00407956"/>
    <w:rsid w:val="004446B8"/>
    <w:rsid w:val="00445670"/>
    <w:rsid w:val="004860D7"/>
    <w:rsid w:val="004A1C96"/>
    <w:rsid w:val="004A2E47"/>
    <w:rsid w:val="004B177A"/>
    <w:rsid w:val="004B2BC2"/>
    <w:rsid w:val="004B51A3"/>
    <w:rsid w:val="004B59C0"/>
    <w:rsid w:val="004C6894"/>
    <w:rsid w:val="004D285E"/>
    <w:rsid w:val="004D4375"/>
    <w:rsid w:val="004D7DEC"/>
    <w:rsid w:val="0050360F"/>
    <w:rsid w:val="00515FD5"/>
    <w:rsid w:val="00526F53"/>
    <w:rsid w:val="00530405"/>
    <w:rsid w:val="0053337C"/>
    <w:rsid w:val="0055294F"/>
    <w:rsid w:val="00564162"/>
    <w:rsid w:val="00565328"/>
    <w:rsid w:val="00572B5E"/>
    <w:rsid w:val="00583804"/>
    <w:rsid w:val="00583CED"/>
    <w:rsid w:val="005965A0"/>
    <w:rsid w:val="005A726E"/>
    <w:rsid w:val="005B7EBA"/>
    <w:rsid w:val="005C3ADA"/>
    <w:rsid w:val="005C5B53"/>
    <w:rsid w:val="005D07A9"/>
    <w:rsid w:val="005D6815"/>
    <w:rsid w:val="005E1763"/>
    <w:rsid w:val="005E31E6"/>
    <w:rsid w:val="005E384E"/>
    <w:rsid w:val="005F1F09"/>
    <w:rsid w:val="00613B74"/>
    <w:rsid w:val="00614254"/>
    <w:rsid w:val="006176E1"/>
    <w:rsid w:val="00627F8C"/>
    <w:rsid w:val="00630B0B"/>
    <w:rsid w:val="006314AF"/>
    <w:rsid w:val="00633241"/>
    <w:rsid w:val="00635CFA"/>
    <w:rsid w:val="00641F18"/>
    <w:rsid w:val="00643BF1"/>
    <w:rsid w:val="00650141"/>
    <w:rsid w:val="0065306D"/>
    <w:rsid w:val="006567CB"/>
    <w:rsid w:val="00656D80"/>
    <w:rsid w:val="00666378"/>
    <w:rsid w:val="00672E4D"/>
    <w:rsid w:val="006730B7"/>
    <w:rsid w:val="006736C7"/>
    <w:rsid w:val="00680520"/>
    <w:rsid w:val="006844AF"/>
    <w:rsid w:val="00695880"/>
    <w:rsid w:val="006A49EC"/>
    <w:rsid w:val="006A7917"/>
    <w:rsid w:val="006A7F41"/>
    <w:rsid w:val="006B3F6C"/>
    <w:rsid w:val="006B49D2"/>
    <w:rsid w:val="006D1A0E"/>
    <w:rsid w:val="006D75D2"/>
    <w:rsid w:val="006E0A9D"/>
    <w:rsid w:val="006E3CA9"/>
    <w:rsid w:val="006F1926"/>
    <w:rsid w:val="006F4FDF"/>
    <w:rsid w:val="0070796A"/>
    <w:rsid w:val="00721603"/>
    <w:rsid w:val="00732DC5"/>
    <w:rsid w:val="00733EB0"/>
    <w:rsid w:val="00741CF6"/>
    <w:rsid w:val="00741F3A"/>
    <w:rsid w:val="00743CCF"/>
    <w:rsid w:val="0074790D"/>
    <w:rsid w:val="00750F5E"/>
    <w:rsid w:val="007703A2"/>
    <w:rsid w:val="00770702"/>
    <w:rsid w:val="00771AA8"/>
    <w:rsid w:val="007760EF"/>
    <w:rsid w:val="00787E50"/>
    <w:rsid w:val="007A5C5F"/>
    <w:rsid w:val="007B159B"/>
    <w:rsid w:val="007B54D3"/>
    <w:rsid w:val="007C3462"/>
    <w:rsid w:val="007D59B4"/>
    <w:rsid w:val="007D5DD0"/>
    <w:rsid w:val="007D65A9"/>
    <w:rsid w:val="007E4D8C"/>
    <w:rsid w:val="007F682F"/>
    <w:rsid w:val="008004B0"/>
    <w:rsid w:val="0081070C"/>
    <w:rsid w:val="008140E9"/>
    <w:rsid w:val="0082530D"/>
    <w:rsid w:val="00852C81"/>
    <w:rsid w:val="00854912"/>
    <w:rsid w:val="00857385"/>
    <w:rsid w:val="00871190"/>
    <w:rsid w:val="00873AA0"/>
    <w:rsid w:val="00876BC3"/>
    <w:rsid w:val="00897D63"/>
    <w:rsid w:val="008B0169"/>
    <w:rsid w:val="008B24D1"/>
    <w:rsid w:val="008E76E9"/>
    <w:rsid w:val="00907088"/>
    <w:rsid w:val="00911B24"/>
    <w:rsid w:val="00922CBF"/>
    <w:rsid w:val="00934A44"/>
    <w:rsid w:val="009421CF"/>
    <w:rsid w:val="00942DC9"/>
    <w:rsid w:val="00973C62"/>
    <w:rsid w:val="00990160"/>
    <w:rsid w:val="009963C8"/>
    <w:rsid w:val="009A51DC"/>
    <w:rsid w:val="009A769A"/>
    <w:rsid w:val="009B2C0D"/>
    <w:rsid w:val="009D061D"/>
    <w:rsid w:val="009D38A1"/>
    <w:rsid w:val="009E1D03"/>
    <w:rsid w:val="009F10A8"/>
    <w:rsid w:val="009F48BF"/>
    <w:rsid w:val="009F6642"/>
    <w:rsid w:val="00A0516B"/>
    <w:rsid w:val="00A0696E"/>
    <w:rsid w:val="00A121B0"/>
    <w:rsid w:val="00A17A64"/>
    <w:rsid w:val="00A205A2"/>
    <w:rsid w:val="00A259BB"/>
    <w:rsid w:val="00A27AF3"/>
    <w:rsid w:val="00A33EB9"/>
    <w:rsid w:val="00A54457"/>
    <w:rsid w:val="00A55E2C"/>
    <w:rsid w:val="00A56197"/>
    <w:rsid w:val="00A60A81"/>
    <w:rsid w:val="00A63CFC"/>
    <w:rsid w:val="00A65EF0"/>
    <w:rsid w:val="00A91437"/>
    <w:rsid w:val="00A92B6E"/>
    <w:rsid w:val="00AA2BC3"/>
    <w:rsid w:val="00AA6318"/>
    <w:rsid w:val="00AB6ADC"/>
    <w:rsid w:val="00AC5F7A"/>
    <w:rsid w:val="00AE3F8B"/>
    <w:rsid w:val="00AF08E5"/>
    <w:rsid w:val="00AF53BE"/>
    <w:rsid w:val="00B021A8"/>
    <w:rsid w:val="00B217A2"/>
    <w:rsid w:val="00B23BF0"/>
    <w:rsid w:val="00B26ADC"/>
    <w:rsid w:val="00B56874"/>
    <w:rsid w:val="00B71EC6"/>
    <w:rsid w:val="00B74823"/>
    <w:rsid w:val="00B77B2F"/>
    <w:rsid w:val="00B84BD8"/>
    <w:rsid w:val="00BA38EC"/>
    <w:rsid w:val="00BB5C35"/>
    <w:rsid w:val="00BB74D7"/>
    <w:rsid w:val="00BC4CE3"/>
    <w:rsid w:val="00BC7023"/>
    <w:rsid w:val="00BE1C83"/>
    <w:rsid w:val="00BE45B4"/>
    <w:rsid w:val="00BE48BF"/>
    <w:rsid w:val="00BF6CDA"/>
    <w:rsid w:val="00C02282"/>
    <w:rsid w:val="00C07B38"/>
    <w:rsid w:val="00C1691A"/>
    <w:rsid w:val="00C35DF0"/>
    <w:rsid w:val="00C47516"/>
    <w:rsid w:val="00C52085"/>
    <w:rsid w:val="00C61233"/>
    <w:rsid w:val="00C63579"/>
    <w:rsid w:val="00C750DF"/>
    <w:rsid w:val="00C848A6"/>
    <w:rsid w:val="00C94E88"/>
    <w:rsid w:val="00CC04D1"/>
    <w:rsid w:val="00CC108D"/>
    <w:rsid w:val="00CC2C6F"/>
    <w:rsid w:val="00CD5776"/>
    <w:rsid w:val="00CE2098"/>
    <w:rsid w:val="00CF30E9"/>
    <w:rsid w:val="00CF47CC"/>
    <w:rsid w:val="00D03AF8"/>
    <w:rsid w:val="00D05EEF"/>
    <w:rsid w:val="00D1099E"/>
    <w:rsid w:val="00D2551B"/>
    <w:rsid w:val="00D3008D"/>
    <w:rsid w:val="00D44FCA"/>
    <w:rsid w:val="00D5597E"/>
    <w:rsid w:val="00D7272C"/>
    <w:rsid w:val="00D75350"/>
    <w:rsid w:val="00D84711"/>
    <w:rsid w:val="00D90921"/>
    <w:rsid w:val="00D9470A"/>
    <w:rsid w:val="00DA6C77"/>
    <w:rsid w:val="00DC3875"/>
    <w:rsid w:val="00DD72BE"/>
    <w:rsid w:val="00DE209F"/>
    <w:rsid w:val="00DE681D"/>
    <w:rsid w:val="00DF027E"/>
    <w:rsid w:val="00DF3E78"/>
    <w:rsid w:val="00E1525E"/>
    <w:rsid w:val="00E15B2E"/>
    <w:rsid w:val="00E16A86"/>
    <w:rsid w:val="00E53FFC"/>
    <w:rsid w:val="00E65A80"/>
    <w:rsid w:val="00E65E76"/>
    <w:rsid w:val="00E742FA"/>
    <w:rsid w:val="00E74EAF"/>
    <w:rsid w:val="00E87AD7"/>
    <w:rsid w:val="00E94C15"/>
    <w:rsid w:val="00EA2DD6"/>
    <w:rsid w:val="00EA6F7B"/>
    <w:rsid w:val="00EB3A1F"/>
    <w:rsid w:val="00EB3D54"/>
    <w:rsid w:val="00ED53DB"/>
    <w:rsid w:val="00EF04B3"/>
    <w:rsid w:val="00EF08CD"/>
    <w:rsid w:val="00EF0E41"/>
    <w:rsid w:val="00F077D4"/>
    <w:rsid w:val="00F11AF9"/>
    <w:rsid w:val="00F11D5C"/>
    <w:rsid w:val="00F12348"/>
    <w:rsid w:val="00F24172"/>
    <w:rsid w:val="00F32817"/>
    <w:rsid w:val="00F52A07"/>
    <w:rsid w:val="00F55544"/>
    <w:rsid w:val="00F635D0"/>
    <w:rsid w:val="00F63B80"/>
    <w:rsid w:val="00F66105"/>
    <w:rsid w:val="00F7287C"/>
    <w:rsid w:val="00F746C8"/>
    <w:rsid w:val="00F82717"/>
    <w:rsid w:val="00F82D60"/>
    <w:rsid w:val="00F87383"/>
    <w:rsid w:val="00F9150C"/>
    <w:rsid w:val="00FA1B70"/>
    <w:rsid w:val="00FA2F4F"/>
    <w:rsid w:val="00FB347E"/>
    <w:rsid w:val="00FD1225"/>
    <w:rsid w:val="00FD1B11"/>
    <w:rsid w:val="00FF096D"/>
    <w:rsid w:val="00FF64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9"/>
    <w:qFormat/>
    <w:rsid w:val="00043FE4"/>
    <w:pPr>
      <w:spacing w:before="200" w:after="0"/>
      <w:outlineLvl w:val="0"/>
    </w:pPr>
    <w:rPr>
      <w:rFonts w:ascii="Trebuchet MS" w:eastAsia="Times New Roman" w:hAnsi="Trebuchet MS"/>
      <w:color w:val="000000"/>
      <w:sz w:val="32"/>
      <w:szCs w:val="32"/>
      <w:lang w:val="x-none" w:eastAsia="x-none"/>
    </w:rPr>
  </w:style>
  <w:style w:type="paragraph" w:styleId="Ttulo2">
    <w:name w:val="heading 2"/>
    <w:basedOn w:val="Normal"/>
    <w:next w:val="Normal"/>
    <w:link w:val="Ttulo2Char"/>
    <w:uiPriority w:val="99"/>
    <w:unhideWhenUsed/>
    <w:qFormat/>
    <w:rsid w:val="00043FE4"/>
    <w:pPr>
      <w:spacing w:before="200" w:after="0"/>
      <w:outlineLvl w:val="1"/>
    </w:pPr>
    <w:rPr>
      <w:rFonts w:ascii="Trebuchet MS" w:eastAsia="Times New Roman" w:hAnsi="Trebuchet MS"/>
      <w:b/>
      <w:bCs/>
      <w:color w:val="000000"/>
      <w:sz w:val="26"/>
      <w:szCs w:val="26"/>
      <w:lang w:val="x-none" w:eastAsia="x-none"/>
    </w:rPr>
  </w:style>
  <w:style w:type="paragraph" w:styleId="Ttulo3">
    <w:name w:val="heading 3"/>
    <w:basedOn w:val="Normal"/>
    <w:next w:val="Normal"/>
    <w:link w:val="Ttulo3Char"/>
    <w:uiPriority w:val="9"/>
    <w:semiHidden/>
    <w:unhideWhenUsed/>
    <w:qFormat/>
    <w:rsid w:val="00D3008D"/>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semiHidden/>
    <w:unhideWhenUsed/>
    <w:qFormat/>
    <w:rsid w:val="00D3008D"/>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semiHidden/>
    <w:unhideWhenUsed/>
    <w:qFormat/>
    <w:rsid w:val="00D3008D"/>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042C99"/>
    <w:pPr>
      <w:keepNext/>
      <w:spacing w:line="360" w:lineRule="auto"/>
      <w:ind w:firstLine="1134"/>
      <w:jc w:val="both"/>
      <w:outlineLvl w:val="5"/>
    </w:pPr>
    <w:rPr>
      <w:rFonts w:ascii="Arial" w:hAnsi="Arial" w:cs="Arial"/>
      <w:b/>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043FE4"/>
    <w:rPr>
      <w:rFonts w:ascii="Trebuchet MS" w:eastAsia="Times New Roman" w:hAnsi="Trebuchet MS" w:cs="Trebuchet MS"/>
      <w:color w:val="000000"/>
      <w:sz w:val="32"/>
      <w:szCs w:val="32"/>
    </w:rPr>
  </w:style>
  <w:style w:type="character" w:customStyle="1" w:styleId="Ttulo2Char">
    <w:name w:val="Título 2 Char"/>
    <w:link w:val="Ttulo2"/>
    <w:uiPriority w:val="99"/>
    <w:rsid w:val="00043FE4"/>
    <w:rPr>
      <w:rFonts w:ascii="Trebuchet MS" w:eastAsia="Times New Roman" w:hAnsi="Trebuchet MS" w:cs="Trebuchet MS"/>
      <w:b/>
      <w:bCs/>
      <w:color w:val="000000"/>
      <w:sz w:val="26"/>
      <w:szCs w:val="26"/>
    </w:rPr>
  </w:style>
  <w:style w:type="character" w:styleId="Hyperlink">
    <w:name w:val="Hyperlink"/>
    <w:uiPriority w:val="99"/>
    <w:unhideWhenUsed/>
    <w:rsid w:val="00043FE4"/>
    <w:rPr>
      <w:rFonts w:ascii="Times New Roman" w:hAnsi="Times New Roman" w:cs="Times New Roman" w:hint="default"/>
      <w:color w:val="0000FF"/>
      <w:u w:val="single"/>
    </w:rPr>
  </w:style>
  <w:style w:type="character" w:styleId="Forte">
    <w:name w:val="Strong"/>
    <w:uiPriority w:val="99"/>
    <w:qFormat/>
    <w:rsid w:val="00043FE4"/>
    <w:rPr>
      <w:rFonts w:ascii="Times New Roman" w:hAnsi="Times New Roman" w:cs="Times New Roman" w:hint="default"/>
      <w:b/>
      <w:bCs/>
    </w:rPr>
  </w:style>
  <w:style w:type="paragraph" w:styleId="NormalWeb">
    <w:name w:val="Normal (Web)"/>
    <w:basedOn w:val="Normal"/>
    <w:uiPriority w:val="99"/>
    <w:unhideWhenUsed/>
    <w:rsid w:val="00043FE4"/>
    <w:pPr>
      <w:spacing w:before="100" w:beforeAutospacing="1" w:after="100" w:afterAutospacing="1" w:line="240" w:lineRule="auto"/>
    </w:pPr>
    <w:rPr>
      <w:rFonts w:ascii="Arial" w:eastAsia="Times New Roman" w:hAnsi="Arial"/>
      <w:sz w:val="24"/>
      <w:szCs w:val="24"/>
      <w:lang w:eastAsia="pt-BR"/>
    </w:rPr>
  </w:style>
  <w:style w:type="paragraph" w:styleId="Textodecomentrio">
    <w:name w:val="annotation text"/>
    <w:basedOn w:val="Normal"/>
    <w:link w:val="TextodecomentrioChar"/>
    <w:uiPriority w:val="99"/>
    <w:semiHidden/>
    <w:unhideWhenUsed/>
    <w:rsid w:val="00043FE4"/>
    <w:pPr>
      <w:spacing w:after="0" w:line="240" w:lineRule="auto"/>
    </w:pPr>
    <w:rPr>
      <w:rFonts w:ascii="Arial" w:eastAsia="Times New Roman" w:hAnsi="Arial"/>
      <w:color w:val="000000"/>
      <w:sz w:val="20"/>
      <w:szCs w:val="20"/>
      <w:lang w:val="x-none" w:eastAsia="x-none"/>
    </w:rPr>
  </w:style>
  <w:style w:type="character" w:customStyle="1" w:styleId="TextodecomentrioChar">
    <w:name w:val="Texto de comentário Char"/>
    <w:link w:val="Textodecomentrio"/>
    <w:uiPriority w:val="99"/>
    <w:semiHidden/>
    <w:rsid w:val="00043FE4"/>
    <w:rPr>
      <w:rFonts w:ascii="Arial" w:eastAsia="Times New Roman" w:hAnsi="Arial" w:cs="Arial"/>
      <w:color w:val="000000"/>
    </w:rPr>
  </w:style>
  <w:style w:type="character" w:styleId="Refdecomentrio">
    <w:name w:val="annotation reference"/>
    <w:uiPriority w:val="99"/>
    <w:semiHidden/>
    <w:unhideWhenUsed/>
    <w:rsid w:val="00043FE4"/>
    <w:rPr>
      <w:rFonts w:ascii="Times New Roman" w:hAnsi="Times New Roman" w:cs="Times New Roman" w:hint="default"/>
      <w:sz w:val="16"/>
      <w:szCs w:val="16"/>
    </w:rPr>
  </w:style>
  <w:style w:type="paragraph" w:styleId="Textodebalo">
    <w:name w:val="Balloon Text"/>
    <w:basedOn w:val="Normal"/>
    <w:link w:val="TextodebaloChar"/>
    <w:uiPriority w:val="99"/>
    <w:semiHidden/>
    <w:unhideWhenUsed/>
    <w:rsid w:val="00043FE4"/>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043FE4"/>
    <w:rPr>
      <w:rFonts w:ascii="Tahoma" w:hAnsi="Tahoma" w:cs="Tahoma"/>
      <w:sz w:val="16"/>
      <w:szCs w:val="16"/>
      <w:lang w:eastAsia="en-US"/>
    </w:rPr>
  </w:style>
  <w:style w:type="paragraph" w:styleId="Assuntodocomentrio">
    <w:name w:val="annotation subject"/>
    <w:basedOn w:val="Textodecomentrio"/>
    <w:next w:val="Textodecomentrio"/>
    <w:link w:val="AssuntodocomentrioChar"/>
    <w:uiPriority w:val="99"/>
    <w:semiHidden/>
    <w:unhideWhenUsed/>
    <w:rsid w:val="00F82D60"/>
    <w:pPr>
      <w:spacing w:after="200" w:line="276" w:lineRule="auto"/>
    </w:pPr>
    <w:rPr>
      <w:b/>
      <w:bCs/>
      <w:lang w:eastAsia="en-US"/>
    </w:rPr>
  </w:style>
  <w:style w:type="character" w:customStyle="1" w:styleId="AssuntodocomentrioChar">
    <w:name w:val="Assunto do comentário Char"/>
    <w:link w:val="Assuntodocomentrio"/>
    <w:uiPriority w:val="99"/>
    <w:semiHidden/>
    <w:rsid w:val="00F82D60"/>
    <w:rPr>
      <w:rFonts w:ascii="Arial" w:eastAsia="Times New Roman" w:hAnsi="Arial" w:cs="Arial"/>
      <w:b/>
      <w:bCs/>
      <w:color w:val="000000"/>
      <w:lang w:eastAsia="en-US"/>
    </w:rPr>
  </w:style>
  <w:style w:type="paragraph" w:styleId="Reviso">
    <w:name w:val="Revision"/>
    <w:hidden/>
    <w:uiPriority w:val="99"/>
    <w:semiHidden/>
    <w:rsid w:val="001E3318"/>
    <w:rPr>
      <w:sz w:val="22"/>
      <w:szCs w:val="22"/>
      <w:lang w:eastAsia="en-US"/>
    </w:rPr>
  </w:style>
  <w:style w:type="table" w:styleId="Tabelacomgrade">
    <w:name w:val="Table Grid"/>
    <w:basedOn w:val="Tabelanormal"/>
    <w:uiPriority w:val="59"/>
    <w:rsid w:val="00635C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6176E1"/>
  </w:style>
  <w:style w:type="paragraph" w:styleId="Recuodecorpodetexto">
    <w:name w:val="Body Text Indent"/>
    <w:basedOn w:val="Normal"/>
    <w:link w:val="RecuodecorpodetextoChar"/>
    <w:uiPriority w:val="99"/>
    <w:unhideWhenUsed/>
    <w:rsid w:val="009963C8"/>
    <w:pPr>
      <w:spacing w:after="0" w:line="360" w:lineRule="auto"/>
      <w:ind w:firstLine="1134"/>
      <w:jc w:val="both"/>
    </w:pPr>
    <w:rPr>
      <w:rFonts w:ascii="Arial" w:hAnsi="Arial"/>
      <w:sz w:val="24"/>
      <w:szCs w:val="24"/>
      <w:lang w:val="x-none"/>
    </w:rPr>
  </w:style>
  <w:style w:type="character" w:customStyle="1" w:styleId="RecuodecorpodetextoChar">
    <w:name w:val="Recuo de corpo de texto Char"/>
    <w:link w:val="Recuodecorpodetexto"/>
    <w:uiPriority w:val="99"/>
    <w:rsid w:val="009963C8"/>
    <w:rPr>
      <w:rFonts w:ascii="Arial" w:hAnsi="Arial" w:cs="Arial"/>
      <w:sz w:val="24"/>
      <w:szCs w:val="24"/>
      <w:lang w:eastAsia="en-US"/>
    </w:rPr>
  </w:style>
  <w:style w:type="paragraph" w:styleId="Legenda">
    <w:name w:val="caption"/>
    <w:basedOn w:val="Normal"/>
    <w:next w:val="Normal"/>
    <w:uiPriority w:val="99"/>
    <w:unhideWhenUsed/>
    <w:qFormat/>
    <w:rsid w:val="00EF0E41"/>
    <w:rPr>
      <w:b/>
      <w:bCs/>
      <w:sz w:val="20"/>
      <w:szCs w:val="20"/>
    </w:rPr>
  </w:style>
  <w:style w:type="paragraph" w:styleId="Recuodecorpodetexto2">
    <w:name w:val="Body Text Indent 2"/>
    <w:basedOn w:val="Normal"/>
    <w:link w:val="Recuodecorpodetexto2Char"/>
    <w:uiPriority w:val="99"/>
    <w:unhideWhenUsed/>
    <w:rsid w:val="00F55544"/>
    <w:pPr>
      <w:spacing w:after="0" w:line="360" w:lineRule="auto"/>
      <w:ind w:firstLine="1134"/>
      <w:jc w:val="both"/>
    </w:pPr>
    <w:rPr>
      <w:rFonts w:ascii="Arial" w:hAnsi="Arial" w:cs="Arial"/>
      <w:color w:val="000000"/>
      <w:sz w:val="24"/>
      <w:szCs w:val="24"/>
    </w:rPr>
  </w:style>
  <w:style w:type="character" w:customStyle="1" w:styleId="Recuodecorpodetexto2Char">
    <w:name w:val="Recuo de corpo de texto 2 Char"/>
    <w:link w:val="Recuodecorpodetexto2"/>
    <w:uiPriority w:val="99"/>
    <w:rsid w:val="00F55544"/>
    <w:rPr>
      <w:rFonts w:ascii="Arial" w:hAnsi="Arial" w:cs="Arial"/>
      <w:color w:val="000000"/>
      <w:sz w:val="24"/>
      <w:szCs w:val="24"/>
      <w:lang w:eastAsia="en-US"/>
    </w:rPr>
  </w:style>
  <w:style w:type="character" w:customStyle="1" w:styleId="Ttulo3Char">
    <w:name w:val="Título 3 Char"/>
    <w:link w:val="Ttulo3"/>
    <w:uiPriority w:val="9"/>
    <w:semiHidden/>
    <w:rsid w:val="00D3008D"/>
    <w:rPr>
      <w:rFonts w:ascii="Cambria" w:eastAsia="Times New Roman" w:hAnsi="Cambria" w:cs="Times New Roman"/>
      <w:b/>
      <w:bCs/>
      <w:sz w:val="26"/>
      <w:szCs w:val="26"/>
      <w:lang w:eastAsia="en-US"/>
    </w:rPr>
  </w:style>
  <w:style w:type="character" w:customStyle="1" w:styleId="Ttulo4Char">
    <w:name w:val="Título 4 Char"/>
    <w:link w:val="Ttulo4"/>
    <w:uiPriority w:val="9"/>
    <w:semiHidden/>
    <w:rsid w:val="00D3008D"/>
    <w:rPr>
      <w:rFonts w:ascii="Calibri" w:eastAsia="Times New Roman" w:hAnsi="Calibri" w:cs="Times New Roman"/>
      <w:b/>
      <w:bCs/>
      <w:sz w:val="28"/>
      <w:szCs w:val="28"/>
      <w:lang w:eastAsia="en-US"/>
    </w:rPr>
  </w:style>
  <w:style w:type="character" w:customStyle="1" w:styleId="Ttulo5Char">
    <w:name w:val="Título 5 Char"/>
    <w:link w:val="Ttulo5"/>
    <w:uiPriority w:val="9"/>
    <w:semiHidden/>
    <w:rsid w:val="00D3008D"/>
    <w:rPr>
      <w:rFonts w:ascii="Calibri" w:eastAsia="Times New Roman" w:hAnsi="Calibri" w:cs="Times New Roman"/>
      <w:b/>
      <w:bCs/>
      <w:i/>
      <w:iCs/>
      <w:sz w:val="26"/>
      <w:szCs w:val="26"/>
      <w:lang w:eastAsia="en-US"/>
    </w:rPr>
  </w:style>
  <w:style w:type="paragraph" w:styleId="Recuodecorpodetexto3">
    <w:name w:val="Body Text Indent 3"/>
    <w:basedOn w:val="Normal"/>
    <w:link w:val="Recuodecorpodetexto3Char"/>
    <w:uiPriority w:val="99"/>
    <w:unhideWhenUsed/>
    <w:rsid w:val="00D3008D"/>
    <w:pPr>
      <w:spacing w:after="120"/>
      <w:ind w:left="283"/>
    </w:pPr>
    <w:rPr>
      <w:sz w:val="16"/>
      <w:szCs w:val="16"/>
    </w:rPr>
  </w:style>
  <w:style w:type="character" w:customStyle="1" w:styleId="Recuodecorpodetexto3Char">
    <w:name w:val="Recuo de corpo de texto 3 Char"/>
    <w:link w:val="Recuodecorpodetexto3"/>
    <w:uiPriority w:val="99"/>
    <w:rsid w:val="00D3008D"/>
    <w:rPr>
      <w:sz w:val="16"/>
      <w:szCs w:val="16"/>
      <w:lang w:eastAsia="en-US"/>
    </w:rPr>
  </w:style>
  <w:style w:type="paragraph" w:styleId="PargrafodaLista">
    <w:name w:val="List Paragraph"/>
    <w:basedOn w:val="Normal"/>
    <w:uiPriority w:val="99"/>
    <w:qFormat/>
    <w:rsid w:val="00D3008D"/>
    <w:pPr>
      <w:spacing w:after="0"/>
      <w:ind w:left="720"/>
    </w:pPr>
    <w:rPr>
      <w:rFonts w:ascii="Arial" w:eastAsia="Times New Roman" w:hAnsi="Arial" w:cs="Arial"/>
      <w:color w:val="000000"/>
      <w:lang w:eastAsia="pt-BR"/>
    </w:rPr>
  </w:style>
  <w:style w:type="paragraph" w:customStyle="1" w:styleId="Padro">
    <w:name w:val="Padrão"/>
    <w:basedOn w:val="Normal"/>
    <w:link w:val="PadroChar"/>
    <w:qFormat/>
    <w:rsid w:val="00011107"/>
    <w:pPr>
      <w:spacing w:line="360" w:lineRule="auto"/>
      <w:jc w:val="center"/>
    </w:pPr>
    <w:rPr>
      <w:rFonts w:ascii="Arial" w:hAnsi="Arial" w:cs="Arial"/>
      <w:b/>
      <w:bCs/>
      <w:sz w:val="24"/>
      <w:szCs w:val="24"/>
    </w:rPr>
  </w:style>
  <w:style w:type="character" w:customStyle="1" w:styleId="PadroChar">
    <w:name w:val="Padrão Char"/>
    <w:link w:val="Padro"/>
    <w:rsid w:val="00011107"/>
    <w:rPr>
      <w:rFonts w:ascii="Arial" w:hAnsi="Arial" w:cs="Arial"/>
      <w:b/>
      <w:bCs/>
      <w:sz w:val="24"/>
      <w:szCs w:val="24"/>
      <w:lang w:eastAsia="en-US"/>
    </w:rPr>
  </w:style>
  <w:style w:type="paragraph" w:styleId="Sumrio1">
    <w:name w:val="toc 1"/>
    <w:basedOn w:val="Normal"/>
    <w:next w:val="Normal"/>
    <w:autoRedefine/>
    <w:uiPriority w:val="39"/>
    <w:unhideWhenUsed/>
    <w:rsid w:val="006844AF"/>
    <w:pPr>
      <w:tabs>
        <w:tab w:val="left" w:pos="567"/>
        <w:tab w:val="right" w:leader="dot" w:pos="8789"/>
      </w:tabs>
      <w:spacing w:after="0" w:line="360" w:lineRule="auto"/>
      <w:jc w:val="both"/>
    </w:pPr>
    <w:rPr>
      <w:rFonts w:ascii="Arial" w:eastAsia="Times New Roman" w:hAnsi="Arial" w:cs="Arial"/>
      <w:b/>
      <w:color w:val="000000"/>
      <w:sz w:val="24"/>
      <w:lang w:eastAsia="pt-BR"/>
    </w:rPr>
  </w:style>
  <w:style w:type="paragraph" w:styleId="Sumrio2">
    <w:name w:val="toc 2"/>
    <w:basedOn w:val="Normal"/>
    <w:next w:val="Normal"/>
    <w:autoRedefine/>
    <w:uiPriority w:val="39"/>
    <w:unhideWhenUsed/>
    <w:rsid w:val="00253BCC"/>
    <w:pPr>
      <w:tabs>
        <w:tab w:val="left" w:pos="567"/>
        <w:tab w:val="right" w:leader="dot" w:pos="8789"/>
      </w:tabs>
      <w:spacing w:after="0" w:line="360" w:lineRule="auto"/>
      <w:jc w:val="both"/>
    </w:pPr>
    <w:rPr>
      <w:rFonts w:ascii="Arial" w:eastAsia="Times New Roman" w:hAnsi="Arial" w:cs="Arial"/>
      <w:color w:val="000000"/>
      <w:lang w:eastAsia="pt-BR"/>
    </w:rPr>
  </w:style>
  <w:style w:type="paragraph" w:styleId="Sumrio3">
    <w:name w:val="toc 3"/>
    <w:basedOn w:val="Normal"/>
    <w:next w:val="Normal"/>
    <w:autoRedefine/>
    <w:uiPriority w:val="39"/>
    <w:unhideWhenUsed/>
    <w:rsid w:val="006844AF"/>
    <w:pPr>
      <w:tabs>
        <w:tab w:val="left" w:pos="567"/>
        <w:tab w:val="right" w:leader="dot" w:pos="8789"/>
      </w:tabs>
      <w:spacing w:after="100"/>
      <w:jc w:val="both"/>
    </w:pPr>
    <w:rPr>
      <w:rFonts w:ascii="Arial" w:eastAsia="Times New Roman" w:hAnsi="Arial" w:cs="Arial"/>
      <w:color w:val="000000"/>
      <w:lang w:eastAsia="pt-BR"/>
    </w:rPr>
  </w:style>
  <w:style w:type="paragraph" w:styleId="SemEspaamento">
    <w:name w:val="No Spacing"/>
    <w:uiPriority w:val="99"/>
    <w:qFormat/>
    <w:rsid w:val="00011107"/>
    <w:rPr>
      <w:rFonts w:ascii="Arial" w:eastAsia="Times New Roman" w:hAnsi="Arial" w:cs="Arial"/>
      <w:color w:val="000000"/>
      <w:sz w:val="22"/>
      <w:szCs w:val="22"/>
    </w:rPr>
  </w:style>
  <w:style w:type="paragraph" w:styleId="Corpodetexto">
    <w:name w:val="Body Text"/>
    <w:basedOn w:val="Normal"/>
    <w:link w:val="CorpodetextoChar"/>
    <w:uiPriority w:val="99"/>
    <w:unhideWhenUsed/>
    <w:rsid w:val="00A0516B"/>
    <w:pPr>
      <w:spacing w:after="0"/>
      <w:jc w:val="both"/>
    </w:pPr>
    <w:rPr>
      <w:rFonts w:ascii="Arial" w:hAnsi="Arial" w:cs="Arial"/>
      <w:sz w:val="24"/>
      <w:szCs w:val="24"/>
    </w:rPr>
  </w:style>
  <w:style w:type="character" w:customStyle="1" w:styleId="CorpodetextoChar">
    <w:name w:val="Corpo de texto Char"/>
    <w:link w:val="Corpodetexto"/>
    <w:uiPriority w:val="99"/>
    <w:rsid w:val="00A0516B"/>
    <w:rPr>
      <w:rFonts w:ascii="Arial" w:hAnsi="Arial" w:cs="Arial"/>
      <w:sz w:val="24"/>
      <w:szCs w:val="24"/>
      <w:lang w:eastAsia="en-US"/>
    </w:rPr>
  </w:style>
  <w:style w:type="paragraph" w:styleId="Textodenotaderodap">
    <w:name w:val="footnote text"/>
    <w:basedOn w:val="Normal"/>
    <w:link w:val="TextodenotaderodapChar"/>
    <w:uiPriority w:val="99"/>
    <w:semiHidden/>
    <w:unhideWhenUsed/>
    <w:rsid w:val="00143390"/>
    <w:rPr>
      <w:sz w:val="20"/>
      <w:szCs w:val="20"/>
    </w:rPr>
  </w:style>
  <w:style w:type="character" w:customStyle="1" w:styleId="TextodenotaderodapChar">
    <w:name w:val="Texto de nota de rodapé Char"/>
    <w:link w:val="Textodenotaderodap"/>
    <w:uiPriority w:val="99"/>
    <w:semiHidden/>
    <w:rsid w:val="00143390"/>
    <w:rPr>
      <w:lang w:eastAsia="en-US"/>
    </w:rPr>
  </w:style>
  <w:style w:type="character" w:styleId="Refdenotaderodap">
    <w:name w:val="footnote reference"/>
    <w:uiPriority w:val="99"/>
    <w:semiHidden/>
    <w:unhideWhenUsed/>
    <w:rsid w:val="00143390"/>
    <w:rPr>
      <w:vertAlign w:val="superscript"/>
    </w:rPr>
  </w:style>
  <w:style w:type="paragraph" w:styleId="ndicedeilustraes">
    <w:name w:val="table of figures"/>
    <w:basedOn w:val="Normal"/>
    <w:next w:val="Normal"/>
    <w:uiPriority w:val="99"/>
    <w:unhideWhenUsed/>
    <w:rsid w:val="00633241"/>
  </w:style>
  <w:style w:type="paragraph" w:styleId="Corpodetexto2">
    <w:name w:val="Body Text 2"/>
    <w:basedOn w:val="Normal"/>
    <w:link w:val="Corpodetexto2Char"/>
    <w:uiPriority w:val="99"/>
    <w:unhideWhenUsed/>
    <w:rsid w:val="007C3462"/>
    <w:pPr>
      <w:spacing w:line="360" w:lineRule="auto"/>
      <w:jc w:val="right"/>
    </w:pPr>
    <w:rPr>
      <w:rFonts w:ascii="Arial" w:hAnsi="Arial" w:cs="Arial"/>
      <w:sz w:val="24"/>
      <w:szCs w:val="24"/>
    </w:rPr>
  </w:style>
  <w:style w:type="character" w:customStyle="1" w:styleId="Corpodetexto2Char">
    <w:name w:val="Corpo de texto 2 Char"/>
    <w:link w:val="Corpodetexto2"/>
    <w:uiPriority w:val="99"/>
    <w:rsid w:val="007C3462"/>
    <w:rPr>
      <w:rFonts w:ascii="Arial" w:hAnsi="Arial" w:cs="Arial"/>
      <w:sz w:val="24"/>
      <w:szCs w:val="24"/>
      <w:lang w:eastAsia="en-US"/>
    </w:rPr>
  </w:style>
  <w:style w:type="character" w:customStyle="1" w:styleId="Ttulo6Char">
    <w:name w:val="Título 6 Char"/>
    <w:link w:val="Ttulo6"/>
    <w:uiPriority w:val="9"/>
    <w:rsid w:val="00042C99"/>
    <w:rPr>
      <w:rFonts w:ascii="Arial" w:hAnsi="Arial" w:cs="Arial"/>
      <w:b/>
      <w:sz w:val="24"/>
      <w:szCs w:val="24"/>
      <w:lang w:eastAsia="en-US"/>
    </w:rPr>
  </w:style>
  <w:style w:type="paragraph" w:styleId="Cabealho">
    <w:name w:val="header"/>
    <w:basedOn w:val="Normal"/>
    <w:link w:val="CabealhoChar"/>
    <w:uiPriority w:val="99"/>
    <w:unhideWhenUsed/>
    <w:rsid w:val="00DD72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72BE"/>
    <w:rPr>
      <w:sz w:val="22"/>
      <w:szCs w:val="22"/>
      <w:lang w:eastAsia="en-US"/>
    </w:rPr>
  </w:style>
  <w:style w:type="paragraph" w:styleId="Rodap">
    <w:name w:val="footer"/>
    <w:basedOn w:val="Normal"/>
    <w:link w:val="RodapChar"/>
    <w:uiPriority w:val="99"/>
    <w:unhideWhenUsed/>
    <w:rsid w:val="00DD72BE"/>
    <w:pPr>
      <w:tabs>
        <w:tab w:val="center" w:pos="4252"/>
        <w:tab w:val="right" w:pos="8504"/>
      </w:tabs>
      <w:spacing w:after="0" w:line="240" w:lineRule="auto"/>
    </w:pPr>
  </w:style>
  <w:style w:type="character" w:customStyle="1" w:styleId="RodapChar">
    <w:name w:val="Rodapé Char"/>
    <w:basedOn w:val="Fontepargpadro"/>
    <w:link w:val="Rodap"/>
    <w:uiPriority w:val="99"/>
    <w:rsid w:val="00DD72BE"/>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9"/>
    <w:qFormat/>
    <w:rsid w:val="00043FE4"/>
    <w:pPr>
      <w:spacing w:before="200" w:after="0"/>
      <w:outlineLvl w:val="0"/>
    </w:pPr>
    <w:rPr>
      <w:rFonts w:ascii="Trebuchet MS" w:eastAsia="Times New Roman" w:hAnsi="Trebuchet MS"/>
      <w:color w:val="000000"/>
      <w:sz w:val="32"/>
      <w:szCs w:val="32"/>
      <w:lang w:val="x-none" w:eastAsia="x-none"/>
    </w:rPr>
  </w:style>
  <w:style w:type="paragraph" w:styleId="Ttulo2">
    <w:name w:val="heading 2"/>
    <w:basedOn w:val="Normal"/>
    <w:next w:val="Normal"/>
    <w:link w:val="Ttulo2Char"/>
    <w:uiPriority w:val="99"/>
    <w:unhideWhenUsed/>
    <w:qFormat/>
    <w:rsid w:val="00043FE4"/>
    <w:pPr>
      <w:spacing w:before="200" w:after="0"/>
      <w:outlineLvl w:val="1"/>
    </w:pPr>
    <w:rPr>
      <w:rFonts w:ascii="Trebuchet MS" w:eastAsia="Times New Roman" w:hAnsi="Trebuchet MS"/>
      <w:b/>
      <w:bCs/>
      <w:color w:val="000000"/>
      <w:sz w:val="26"/>
      <w:szCs w:val="26"/>
      <w:lang w:val="x-none" w:eastAsia="x-none"/>
    </w:rPr>
  </w:style>
  <w:style w:type="paragraph" w:styleId="Ttulo3">
    <w:name w:val="heading 3"/>
    <w:basedOn w:val="Normal"/>
    <w:next w:val="Normal"/>
    <w:link w:val="Ttulo3Char"/>
    <w:uiPriority w:val="9"/>
    <w:semiHidden/>
    <w:unhideWhenUsed/>
    <w:qFormat/>
    <w:rsid w:val="00D3008D"/>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semiHidden/>
    <w:unhideWhenUsed/>
    <w:qFormat/>
    <w:rsid w:val="00D3008D"/>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semiHidden/>
    <w:unhideWhenUsed/>
    <w:qFormat/>
    <w:rsid w:val="00D3008D"/>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042C99"/>
    <w:pPr>
      <w:keepNext/>
      <w:spacing w:line="360" w:lineRule="auto"/>
      <w:ind w:firstLine="1134"/>
      <w:jc w:val="both"/>
      <w:outlineLvl w:val="5"/>
    </w:pPr>
    <w:rPr>
      <w:rFonts w:ascii="Arial" w:hAnsi="Arial" w:cs="Arial"/>
      <w:b/>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043FE4"/>
    <w:rPr>
      <w:rFonts w:ascii="Trebuchet MS" w:eastAsia="Times New Roman" w:hAnsi="Trebuchet MS" w:cs="Trebuchet MS"/>
      <w:color w:val="000000"/>
      <w:sz w:val="32"/>
      <w:szCs w:val="32"/>
    </w:rPr>
  </w:style>
  <w:style w:type="character" w:customStyle="1" w:styleId="Ttulo2Char">
    <w:name w:val="Título 2 Char"/>
    <w:link w:val="Ttulo2"/>
    <w:uiPriority w:val="99"/>
    <w:rsid w:val="00043FE4"/>
    <w:rPr>
      <w:rFonts w:ascii="Trebuchet MS" w:eastAsia="Times New Roman" w:hAnsi="Trebuchet MS" w:cs="Trebuchet MS"/>
      <w:b/>
      <w:bCs/>
      <w:color w:val="000000"/>
      <w:sz w:val="26"/>
      <w:szCs w:val="26"/>
    </w:rPr>
  </w:style>
  <w:style w:type="character" w:styleId="Hyperlink">
    <w:name w:val="Hyperlink"/>
    <w:uiPriority w:val="99"/>
    <w:unhideWhenUsed/>
    <w:rsid w:val="00043FE4"/>
    <w:rPr>
      <w:rFonts w:ascii="Times New Roman" w:hAnsi="Times New Roman" w:cs="Times New Roman" w:hint="default"/>
      <w:color w:val="0000FF"/>
      <w:u w:val="single"/>
    </w:rPr>
  </w:style>
  <w:style w:type="character" w:styleId="Forte">
    <w:name w:val="Strong"/>
    <w:uiPriority w:val="99"/>
    <w:qFormat/>
    <w:rsid w:val="00043FE4"/>
    <w:rPr>
      <w:rFonts w:ascii="Times New Roman" w:hAnsi="Times New Roman" w:cs="Times New Roman" w:hint="default"/>
      <w:b/>
      <w:bCs/>
    </w:rPr>
  </w:style>
  <w:style w:type="paragraph" w:styleId="NormalWeb">
    <w:name w:val="Normal (Web)"/>
    <w:basedOn w:val="Normal"/>
    <w:uiPriority w:val="99"/>
    <w:unhideWhenUsed/>
    <w:rsid w:val="00043FE4"/>
    <w:pPr>
      <w:spacing w:before="100" w:beforeAutospacing="1" w:after="100" w:afterAutospacing="1" w:line="240" w:lineRule="auto"/>
    </w:pPr>
    <w:rPr>
      <w:rFonts w:ascii="Arial" w:eastAsia="Times New Roman" w:hAnsi="Arial"/>
      <w:sz w:val="24"/>
      <w:szCs w:val="24"/>
      <w:lang w:eastAsia="pt-BR"/>
    </w:rPr>
  </w:style>
  <w:style w:type="paragraph" w:styleId="Textodecomentrio">
    <w:name w:val="annotation text"/>
    <w:basedOn w:val="Normal"/>
    <w:link w:val="TextodecomentrioChar"/>
    <w:uiPriority w:val="99"/>
    <w:semiHidden/>
    <w:unhideWhenUsed/>
    <w:rsid w:val="00043FE4"/>
    <w:pPr>
      <w:spacing w:after="0" w:line="240" w:lineRule="auto"/>
    </w:pPr>
    <w:rPr>
      <w:rFonts w:ascii="Arial" w:eastAsia="Times New Roman" w:hAnsi="Arial"/>
      <w:color w:val="000000"/>
      <w:sz w:val="20"/>
      <w:szCs w:val="20"/>
      <w:lang w:val="x-none" w:eastAsia="x-none"/>
    </w:rPr>
  </w:style>
  <w:style w:type="character" w:customStyle="1" w:styleId="TextodecomentrioChar">
    <w:name w:val="Texto de comentário Char"/>
    <w:link w:val="Textodecomentrio"/>
    <w:uiPriority w:val="99"/>
    <w:semiHidden/>
    <w:rsid w:val="00043FE4"/>
    <w:rPr>
      <w:rFonts w:ascii="Arial" w:eastAsia="Times New Roman" w:hAnsi="Arial" w:cs="Arial"/>
      <w:color w:val="000000"/>
    </w:rPr>
  </w:style>
  <w:style w:type="character" w:styleId="Refdecomentrio">
    <w:name w:val="annotation reference"/>
    <w:uiPriority w:val="99"/>
    <w:semiHidden/>
    <w:unhideWhenUsed/>
    <w:rsid w:val="00043FE4"/>
    <w:rPr>
      <w:rFonts w:ascii="Times New Roman" w:hAnsi="Times New Roman" w:cs="Times New Roman" w:hint="default"/>
      <w:sz w:val="16"/>
      <w:szCs w:val="16"/>
    </w:rPr>
  </w:style>
  <w:style w:type="paragraph" w:styleId="Textodebalo">
    <w:name w:val="Balloon Text"/>
    <w:basedOn w:val="Normal"/>
    <w:link w:val="TextodebaloChar"/>
    <w:uiPriority w:val="99"/>
    <w:semiHidden/>
    <w:unhideWhenUsed/>
    <w:rsid w:val="00043FE4"/>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043FE4"/>
    <w:rPr>
      <w:rFonts w:ascii="Tahoma" w:hAnsi="Tahoma" w:cs="Tahoma"/>
      <w:sz w:val="16"/>
      <w:szCs w:val="16"/>
      <w:lang w:eastAsia="en-US"/>
    </w:rPr>
  </w:style>
  <w:style w:type="paragraph" w:styleId="Assuntodocomentrio">
    <w:name w:val="annotation subject"/>
    <w:basedOn w:val="Textodecomentrio"/>
    <w:next w:val="Textodecomentrio"/>
    <w:link w:val="AssuntodocomentrioChar"/>
    <w:uiPriority w:val="99"/>
    <w:semiHidden/>
    <w:unhideWhenUsed/>
    <w:rsid w:val="00F82D60"/>
    <w:pPr>
      <w:spacing w:after="200" w:line="276" w:lineRule="auto"/>
    </w:pPr>
    <w:rPr>
      <w:b/>
      <w:bCs/>
      <w:lang w:eastAsia="en-US"/>
    </w:rPr>
  </w:style>
  <w:style w:type="character" w:customStyle="1" w:styleId="AssuntodocomentrioChar">
    <w:name w:val="Assunto do comentário Char"/>
    <w:link w:val="Assuntodocomentrio"/>
    <w:uiPriority w:val="99"/>
    <w:semiHidden/>
    <w:rsid w:val="00F82D60"/>
    <w:rPr>
      <w:rFonts w:ascii="Arial" w:eastAsia="Times New Roman" w:hAnsi="Arial" w:cs="Arial"/>
      <w:b/>
      <w:bCs/>
      <w:color w:val="000000"/>
      <w:lang w:eastAsia="en-US"/>
    </w:rPr>
  </w:style>
  <w:style w:type="paragraph" w:styleId="Reviso">
    <w:name w:val="Revision"/>
    <w:hidden/>
    <w:uiPriority w:val="99"/>
    <w:semiHidden/>
    <w:rsid w:val="001E3318"/>
    <w:rPr>
      <w:sz w:val="22"/>
      <w:szCs w:val="22"/>
      <w:lang w:eastAsia="en-US"/>
    </w:rPr>
  </w:style>
  <w:style w:type="table" w:styleId="Tabelacomgrade">
    <w:name w:val="Table Grid"/>
    <w:basedOn w:val="Tabelanormal"/>
    <w:uiPriority w:val="59"/>
    <w:rsid w:val="00635C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6176E1"/>
  </w:style>
  <w:style w:type="paragraph" w:styleId="Recuodecorpodetexto">
    <w:name w:val="Body Text Indent"/>
    <w:basedOn w:val="Normal"/>
    <w:link w:val="RecuodecorpodetextoChar"/>
    <w:uiPriority w:val="99"/>
    <w:unhideWhenUsed/>
    <w:rsid w:val="009963C8"/>
    <w:pPr>
      <w:spacing w:after="0" w:line="360" w:lineRule="auto"/>
      <w:ind w:firstLine="1134"/>
      <w:jc w:val="both"/>
    </w:pPr>
    <w:rPr>
      <w:rFonts w:ascii="Arial" w:hAnsi="Arial"/>
      <w:sz w:val="24"/>
      <w:szCs w:val="24"/>
      <w:lang w:val="x-none"/>
    </w:rPr>
  </w:style>
  <w:style w:type="character" w:customStyle="1" w:styleId="RecuodecorpodetextoChar">
    <w:name w:val="Recuo de corpo de texto Char"/>
    <w:link w:val="Recuodecorpodetexto"/>
    <w:uiPriority w:val="99"/>
    <w:rsid w:val="009963C8"/>
    <w:rPr>
      <w:rFonts w:ascii="Arial" w:hAnsi="Arial" w:cs="Arial"/>
      <w:sz w:val="24"/>
      <w:szCs w:val="24"/>
      <w:lang w:eastAsia="en-US"/>
    </w:rPr>
  </w:style>
  <w:style w:type="paragraph" w:styleId="Legenda">
    <w:name w:val="caption"/>
    <w:basedOn w:val="Normal"/>
    <w:next w:val="Normal"/>
    <w:uiPriority w:val="99"/>
    <w:unhideWhenUsed/>
    <w:qFormat/>
    <w:rsid w:val="00EF0E41"/>
    <w:rPr>
      <w:b/>
      <w:bCs/>
      <w:sz w:val="20"/>
      <w:szCs w:val="20"/>
    </w:rPr>
  </w:style>
  <w:style w:type="paragraph" w:styleId="Recuodecorpodetexto2">
    <w:name w:val="Body Text Indent 2"/>
    <w:basedOn w:val="Normal"/>
    <w:link w:val="Recuodecorpodetexto2Char"/>
    <w:uiPriority w:val="99"/>
    <w:unhideWhenUsed/>
    <w:rsid w:val="00F55544"/>
    <w:pPr>
      <w:spacing w:after="0" w:line="360" w:lineRule="auto"/>
      <w:ind w:firstLine="1134"/>
      <w:jc w:val="both"/>
    </w:pPr>
    <w:rPr>
      <w:rFonts w:ascii="Arial" w:hAnsi="Arial" w:cs="Arial"/>
      <w:color w:val="000000"/>
      <w:sz w:val="24"/>
      <w:szCs w:val="24"/>
    </w:rPr>
  </w:style>
  <w:style w:type="character" w:customStyle="1" w:styleId="Recuodecorpodetexto2Char">
    <w:name w:val="Recuo de corpo de texto 2 Char"/>
    <w:link w:val="Recuodecorpodetexto2"/>
    <w:uiPriority w:val="99"/>
    <w:rsid w:val="00F55544"/>
    <w:rPr>
      <w:rFonts w:ascii="Arial" w:hAnsi="Arial" w:cs="Arial"/>
      <w:color w:val="000000"/>
      <w:sz w:val="24"/>
      <w:szCs w:val="24"/>
      <w:lang w:eastAsia="en-US"/>
    </w:rPr>
  </w:style>
  <w:style w:type="character" w:customStyle="1" w:styleId="Ttulo3Char">
    <w:name w:val="Título 3 Char"/>
    <w:link w:val="Ttulo3"/>
    <w:uiPriority w:val="9"/>
    <w:semiHidden/>
    <w:rsid w:val="00D3008D"/>
    <w:rPr>
      <w:rFonts w:ascii="Cambria" w:eastAsia="Times New Roman" w:hAnsi="Cambria" w:cs="Times New Roman"/>
      <w:b/>
      <w:bCs/>
      <w:sz w:val="26"/>
      <w:szCs w:val="26"/>
      <w:lang w:eastAsia="en-US"/>
    </w:rPr>
  </w:style>
  <w:style w:type="character" w:customStyle="1" w:styleId="Ttulo4Char">
    <w:name w:val="Título 4 Char"/>
    <w:link w:val="Ttulo4"/>
    <w:uiPriority w:val="9"/>
    <w:semiHidden/>
    <w:rsid w:val="00D3008D"/>
    <w:rPr>
      <w:rFonts w:ascii="Calibri" w:eastAsia="Times New Roman" w:hAnsi="Calibri" w:cs="Times New Roman"/>
      <w:b/>
      <w:bCs/>
      <w:sz w:val="28"/>
      <w:szCs w:val="28"/>
      <w:lang w:eastAsia="en-US"/>
    </w:rPr>
  </w:style>
  <w:style w:type="character" w:customStyle="1" w:styleId="Ttulo5Char">
    <w:name w:val="Título 5 Char"/>
    <w:link w:val="Ttulo5"/>
    <w:uiPriority w:val="9"/>
    <w:semiHidden/>
    <w:rsid w:val="00D3008D"/>
    <w:rPr>
      <w:rFonts w:ascii="Calibri" w:eastAsia="Times New Roman" w:hAnsi="Calibri" w:cs="Times New Roman"/>
      <w:b/>
      <w:bCs/>
      <w:i/>
      <w:iCs/>
      <w:sz w:val="26"/>
      <w:szCs w:val="26"/>
      <w:lang w:eastAsia="en-US"/>
    </w:rPr>
  </w:style>
  <w:style w:type="paragraph" w:styleId="Recuodecorpodetexto3">
    <w:name w:val="Body Text Indent 3"/>
    <w:basedOn w:val="Normal"/>
    <w:link w:val="Recuodecorpodetexto3Char"/>
    <w:uiPriority w:val="99"/>
    <w:unhideWhenUsed/>
    <w:rsid w:val="00D3008D"/>
    <w:pPr>
      <w:spacing w:after="120"/>
      <w:ind w:left="283"/>
    </w:pPr>
    <w:rPr>
      <w:sz w:val="16"/>
      <w:szCs w:val="16"/>
    </w:rPr>
  </w:style>
  <w:style w:type="character" w:customStyle="1" w:styleId="Recuodecorpodetexto3Char">
    <w:name w:val="Recuo de corpo de texto 3 Char"/>
    <w:link w:val="Recuodecorpodetexto3"/>
    <w:uiPriority w:val="99"/>
    <w:rsid w:val="00D3008D"/>
    <w:rPr>
      <w:sz w:val="16"/>
      <w:szCs w:val="16"/>
      <w:lang w:eastAsia="en-US"/>
    </w:rPr>
  </w:style>
  <w:style w:type="paragraph" w:styleId="PargrafodaLista">
    <w:name w:val="List Paragraph"/>
    <w:basedOn w:val="Normal"/>
    <w:uiPriority w:val="99"/>
    <w:qFormat/>
    <w:rsid w:val="00D3008D"/>
    <w:pPr>
      <w:spacing w:after="0"/>
      <w:ind w:left="720"/>
    </w:pPr>
    <w:rPr>
      <w:rFonts w:ascii="Arial" w:eastAsia="Times New Roman" w:hAnsi="Arial" w:cs="Arial"/>
      <w:color w:val="000000"/>
      <w:lang w:eastAsia="pt-BR"/>
    </w:rPr>
  </w:style>
  <w:style w:type="paragraph" w:customStyle="1" w:styleId="Padro">
    <w:name w:val="Padrão"/>
    <w:basedOn w:val="Normal"/>
    <w:link w:val="PadroChar"/>
    <w:qFormat/>
    <w:rsid w:val="00011107"/>
    <w:pPr>
      <w:spacing w:line="360" w:lineRule="auto"/>
      <w:jc w:val="center"/>
    </w:pPr>
    <w:rPr>
      <w:rFonts w:ascii="Arial" w:hAnsi="Arial" w:cs="Arial"/>
      <w:b/>
      <w:bCs/>
      <w:sz w:val="24"/>
      <w:szCs w:val="24"/>
    </w:rPr>
  </w:style>
  <w:style w:type="character" w:customStyle="1" w:styleId="PadroChar">
    <w:name w:val="Padrão Char"/>
    <w:link w:val="Padro"/>
    <w:rsid w:val="00011107"/>
    <w:rPr>
      <w:rFonts w:ascii="Arial" w:hAnsi="Arial" w:cs="Arial"/>
      <w:b/>
      <w:bCs/>
      <w:sz w:val="24"/>
      <w:szCs w:val="24"/>
      <w:lang w:eastAsia="en-US"/>
    </w:rPr>
  </w:style>
  <w:style w:type="paragraph" w:styleId="Sumrio1">
    <w:name w:val="toc 1"/>
    <w:basedOn w:val="Normal"/>
    <w:next w:val="Normal"/>
    <w:autoRedefine/>
    <w:uiPriority w:val="39"/>
    <w:unhideWhenUsed/>
    <w:rsid w:val="006844AF"/>
    <w:pPr>
      <w:tabs>
        <w:tab w:val="left" w:pos="567"/>
        <w:tab w:val="right" w:leader="dot" w:pos="8789"/>
      </w:tabs>
      <w:spacing w:after="0" w:line="360" w:lineRule="auto"/>
      <w:jc w:val="both"/>
    </w:pPr>
    <w:rPr>
      <w:rFonts w:ascii="Arial" w:eastAsia="Times New Roman" w:hAnsi="Arial" w:cs="Arial"/>
      <w:b/>
      <w:color w:val="000000"/>
      <w:sz w:val="24"/>
      <w:lang w:eastAsia="pt-BR"/>
    </w:rPr>
  </w:style>
  <w:style w:type="paragraph" w:styleId="Sumrio2">
    <w:name w:val="toc 2"/>
    <w:basedOn w:val="Normal"/>
    <w:next w:val="Normal"/>
    <w:autoRedefine/>
    <w:uiPriority w:val="39"/>
    <w:unhideWhenUsed/>
    <w:rsid w:val="00253BCC"/>
    <w:pPr>
      <w:tabs>
        <w:tab w:val="left" w:pos="567"/>
        <w:tab w:val="right" w:leader="dot" w:pos="8789"/>
      </w:tabs>
      <w:spacing w:after="0" w:line="360" w:lineRule="auto"/>
      <w:jc w:val="both"/>
    </w:pPr>
    <w:rPr>
      <w:rFonts w:ascii="Arial" w:eastAsia="Times New Roman" w:hAnsi="Arial" w:cs="Arial"/>
      <w:color w:val="000000"/>
      <w:lang w:eastAsia="pt-BR"/>
    </w:rPr>
  </w:style>
  <w:style w:type="paragraph" w:styleId="Sumrio3">
    <w:name w:val="toc 3"/>
    <w:basedOn w:val="Normal"/>
    <w:next w:val="Normal"/>
    <w:autoRedefine/>
    <w:uiPriority w:val="39"/>
    <w:unhideWhenUsed/>
    <w:rsid w:val="006844AF"/>
    <w:pPr>
      <w:tabs>
        <w:tab w:val="left" w:pos="567"/>
        <w:tab w:val="right" w:leader="dot" w:pos="8789"/>
      </w:tabs>
      <w:spacing w:after="100"/>
      <w:jc w:val="both"/>
    </w:pPr>
    <w:rPr>
      <w:rFonts w:ascii="Arial" w:eastAsia="Times New Roman" w:hAnsi="Arial" w:cs="Arial"/>
      <w:color w:val="000000"/>
      <w:lang w:eastAsia="pt-BR"/>
    </w:rPr>
  </w:style>
  <w:style w:type="paragraph" w:styleId="SemEspaamento">
    <w:name w:val="No Spacing"/>
    <w:uiPriority w:val="99"/>
    <w:qFormat/>
    <w:rsid w:val="00011107"/>
    <w:rPr>
      <w:rFonts w:ascii="Arial" w:eastAsia="Times New Roman" w:hAnsi="Arial" w:cs="Arial"/>
      <w:color w:val="000000"/>
      <w:sz w:val="22"/>
      <w:szCs w:val="22"/>
    </w:rPr>
  </w:style>
  <w:style w:type="paragraph" w:styleId="Corpodetexto">
    <w:name w:val="Body Text"/>
    <w:basedOn w:val="Normal"/>
    <w:link w:val="CorpodetextoChar"/>
    <w:uiPriority w:val="99"/>
    <w:unhideWhenUsed/>
    <w:rsid w:val="00A0516B"/>
    <w:pPr>
      <w:spacing w:after="0"/>
      <w:jc w:val="both"/>
    </w:pPr>
    <w:rPr>
      <w:rFonts w:ascii="Arial" w:hAnsi="Arial" w:cs="Arial"/>
      <w:sz w:val="24"/>
      <w:szCs w:val="24"/>
    </w:rPr>
  </w:style>
  <w:style w:type="character" w:customStyle="1" w:styleId="CorpodetextoChar">
    <w:name w:val="Corpo de texto Char"/>
    <w:link w:val="Corpodetexto"/>
    <w:uiPriority w:val="99"/>
    <w:rsid w:val="00A0516B"/>
    <w:rPr>
      <w:rFonts w:ascii="Arial" w:hAnsi="Arial" w:cs="Arial"/>
      <w:sz w:val="24"/>
      <w:szCs w:val="24"/>
      <w:lang w:eastAsia="en-US"/>
    </w:rPr>
  </w:style>
  <w:style w:type="paragraph" w:styleId="Textodenotaderodap">
    <w:name w:val="footnote text"/>
    <w:basedOn w:val="Normal"/>
    <w:link w:val="TextodenotaderodapChar"/>
    <w:uiPriority w:val="99"/>
    <w:semiHidden/>
    <w:unhideWhenUsed/>
    <w:rsid w:val="00143390"/>
    <w:rPr>
      <w:sz w:val="20"/>
      <w:szCs w:val="20"/>
    </w:rPr>
  </w:style>
  <w:style w:type="character" w:customStyle="1" w:styleId="TextodenotaderodapChar">
    <w:name w:val="Texto de nota de rodapé Char"/>
    <w:link w:val="Textodenotaderodap"/>
    <w:uiPriority w:val="99"/>
    <w:semiHidden/>
    <w:rsid w:val="00143390"/>
    <w:rPr>
      <w:lang w:eastAsia="en-US"/>
    </w:rPr>
  </w:style>
  <w:style w:type="character" w:styleId="Refdenotaderodap">
    <w:name w:val="footnote reference"/>
    <w:uiPriority w:val="99"/>
    <w:semiHidden/>
    <w:unhideWhenUsed/>
    <w:rsid w:val="00143390"/>
    <w:rPr>
      <w:vertAlign w:val="superscript"/>
    </w:rPr>
  </w:style>
  <w:style w:type="paragraph" w:styleId="ndicedeilustraes">
    <w:name w:val="table of figures"/>
    <w:basedOn w:val="Normal"/>
    <w:next w:val="Normal"/>
    <w:uiPriority w:val="99"/>
    <w:unhideWhenUsed/>
    <w:rsid w:val="00633241"/>
  </w:style>
  <w:style w:type="paragraph" w:styleId="Corpodetexto2">
    <w:name w:val="Body Text 2"/>
    <w:basedOn w:val="Normal"/>
    <w:link w:val="Corpodetexto2Char"/>
    <w:uiPriority w:val="99"/>
    <w:unhideWhenUsed/>
    <w:rsid w:val="007C3462"/>
    <w:pPr>
      <w:spacing w:line="360" w:lineRule="auto"/>
      <w:jc w:val="right"/>
    </w:pPr>
    <w:rPr>
      <w:rFonts w:ascii="Arial" w:hAnsi="Arial" w:cs="Arial"/>
      <w:sz w:val="24"/>
      <w:szCs w:val="24"/>
    </w:rPr>
  </w:style>
  <w:style w:type="character" w:customStyle="1" w:styleId="Corpodetexto2Char">
    <w:name w:val="Corpo de texto 2 Char"/>
    <w:link w:val="Corpodetexto2"/>
    <w:uiPriority w:val="99"/>
    <w:rsid w:val="007C3462"/>
    <w:rPr>
      <w:rFonts w:ascii="Arial" w:hAnsi="Arial" w:cs="Arial"/>
      <w:sz w:val="24"/>
      <w:szCs w:val="24"/>
      <w:lang w:eastAsia="en-US"/>
    </w:rPr>
  </w:style>
  <w:style w:type="character" w:customStyle="1" w:styleId="Ttulo6Char">
    <w:name w:val="Título 6 Char"/>
    <w:link w:val="Ttulo6"/>
    <w:uiPriority w:val="9"/>
    <w:rsid w:val="00042C99"/>
    <w:rPr>
      <w:rFonts w:ascii="Arial" w:hAnsi="Arial" w:cs="Arial"/>
      <w:b/>
      <w:sz w:val="24"/>
      <w:szCs w:val="24"/>
      <w:lang w:eastAsia="en-US"/>
    </w:rPr>
  </w:style>
  <w:style w:type="paragraph" w:styleId="Cabealho">
    <w:name w:val="header"/>
    <w:basedOn w:val="Normal"/>
    <w:link w:val="CabealhoChar"/>
    <w:uiPriority w:val="99"/>
    <w:unhideWhenUsed/>
    <w:rsid w:val="00DD72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72BE"/>
    <w:rPr>
      <w:sz w:val="22"/>
      <w:szCs w:val="22"/>
      <w:lang w:eastAsia="en-US"/>
    </w:rPr>
  </w:style>
  <w:style w:type="paragraph" w:styleId="Rodap">
    <w:name w:val="footer"/>
    <w:basedOn w:val="Normal"/>
    <w:link w:val="RodapChar"/>
    <w:uiPriority w:val="99"/>
    <w:unhideWhenUsed/>
    <w:rsid w:val="00DD72BE"/>
    <w:pPr>
      <w:tabs>
        <w:tab w:val="center" w:pos="4252"/>
        <w:tab w:val="right" w:pos="8504"/>
      </w:tabs>
      <w:spacing w:after="0" w:line="240" w:lineRule="auto"/>
    </w:pPr>
  </w:style>
  <w:style w:type="character" w:customStyle="1" w:styleId="RodapChar">
    <w:name w:val="Rodapé Char"/>
    <w:basedOn w:val="Fontepargpadro"/>
    <w:link w:val="Rodap"/>
    <w:uiPriority w:val="99"/>
    <w:rsid w:val="00DD72BE"/>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32334">
      <w:bodyDiv w:val="1"/>
      <w:marLeft w:val="0"/>
      <w:marRight w:val="0"/>
      <w:marTop w:val="0"/>
      <w:marBottom w:val="0"/>
      <w:divBdr>
        <w:top w:val="none" w:sz="0" w:space="0" w:color="auto"/>
        <w:left w:val="none" w:sz="0" w:space="0" w:color="auto"/>
        <w:bottom w:val="none" w:sz="0" w:space="0" w:color="auto"/>
        <w:right w:val="none" w:sz="0" w:space="0" w:color="auto"/>
      </w:divBdr>
    </w:div>
    <w:div w:id="148593319">
      <w:bodyDiv w:val="1"/>
      <w:marLeft w:val="0"/>
      <w:marRight w:val="0"/>
      <w:marTop w:val="0"/>
      <w:marBottom w:val="0"/>
      <w:divBdr>
        <w:top w:val="none" w:sz="0" w:space="0" w:color="auto"/>
        <w:left w:val="none" w:sz="0" w:space="0" w:color="auto"/>
        <w:bottom w:val="none" w:sz="0" w:space="0" w:color="auto"/>
        <w:right w:val="none" w:sz="0" w:space="0" w:color="auto"/>
      </w:divBdr>
    </w:div>
    <w:div w:id="630743805">
      <w:bodyDiv w:val="1"/>
      <w:marLeft w:val="0"/>
      <w:marRight w:val="0"/>
      <w:marTop w:val="0"/>
      <w:marBottom w:val="0"/>
      <w:divBdr>
        <w:top w:val="none" w:sz="0" w:space="0" w:color="auto"/>
        <w:left w:val="none" w:sz="0" w:space="0" w:color="auto"/>
        <w:bottom w:val="none" w:sz="0" w:space="0" w:color="auto"/>
        <w:right w:val="none" w:sz="0" w:space="0" w:color="auto"/>
      </w:divBdr>
    </w:div>
    <w:div w:id="1538200739">
      <w:bodyDiv w:val="1"/>
      <w:marLeft w:val="0"/>
      <w:marRight w:val="0"/>
      <w:marTop w:val="0"/>
      <w:marBottom w:val="0"/>
      <w:divBdr>
        <w:top w:val="none" w:sz="0" w:space="0" w:color="auto"/>
        <w:left w:val="none" w:sz="0" w:space="0" w:color="auto"/>
        <w:bottom w:val="none" w:sz="0" w:space="0" w:color="auto"/>
        <w:right w:val="none" w:sz="0" w:space="0" w:color="auto"/>
      </w:divBdr>
    </w:div>
    <w:div w:id="1746146298">
      <w:bodyDiv w:val="1"/>
      <w:marLeft w:val="0"/>
      <w:marRight w:val="0"/>
      <w:marTop w:val="0"/>
      <w:marBottom w:val="0"/>
      <w:divBdr>
        <w:top w:val="none" w:sz="0" w:space="0" w:color="auto"/>
        <w:left w:val="none" w:sz="0" w:space="0" w:color="auto"/>
        <w:bottom w:val="none" w:sz="0" w:space="0" w:color="auto"/>
        <w:right w:val="none" w:sz="0" w:space="0" w:color="auto"/>
      </w:divBdr>
      <w:divsChild>
        <w:div w:id="1403259143">
          <w:marLeft w:val="600"/>
          <w:marRight w:val="0"/>
          <w:marTop w:val="0"/>
          <w:marBottom w:val="0"/>
          <w:divBdr>
            <w:top w:val="none" w:sz="0" w:space="0" w:color="auto"/>
            <w:left w:val="none" w:sz="0" w:space="0" w:color="auto"/>
            <w:bottom w:val="none" w:sz="0" w:space="0" w:color="auto"/>
            <w:right w:val="none" w:sz="0" w:space="0" w:color="auto"/>
          </w:divBdr>
          <w:divsChild>
            <w:div w:id="545677524">
              <w:marLeft w:val="0"/>
              <w:marRight w:val="0"/>
              <w:marTop w:val="0"/>
              <w:marBottom w:val="45"/>
              <w:divBdr>
                <w:top w:val="none" w:sz="0" w:space="0" w:color="auto"/>
                <w:left w:val="none" w:sz="0" w:space="0" w:color="auto"/>
                <w:bottom w:val="none" w:sz="0" w:space="0" w:color="auto"/>
                <w:right w:val="none" w:sz="0" w:space="0" w:color="auto"/>
              </w:divBdr>
            </w:div>
            <w:div w:id="926041419">
              <w:marLeft w:val="0"/>
              <w:marRight w:val="0"/>
              <w:marTop w:val="0"/>
              <w:marBottom w:val="45"/>
              <w:divBdr>
                <w:top w:val="none" w:sz="0" w:space="0" w:color="auto"/>
                <w:left w:val="none" w:sz="0" w:space="0" w:color="auto"/>
                <w:bottom w:val="none" w:sz="0" w:space="0" w:color="auto"/>
                <w:right w:val="none" w:sz="0" w:space="0" w:color="auto"/>
              </w:divBdr>
            </w:div>
            <w:div w:id="1257518746">
              <w:marLeft w:val="0"/>
              <w:marRight w:val="0"/>
              <w:marTop w:val="0"/>
              <w:marBottom w:val="45"/>
              <w:divBdr>
                <w:top w:val="none" w:sz="0" w:space="0" w:color="auto"/>
                <w:left w:val="none" w:sz="0" w:space="0" w:color="auto"/>
                <w:bottom w:val="none" w:sz="0" w:space="0" w:color="auto"/>
                <w:right w:val="none" w:sz="0" w:space="0" w:color="auto"/>
              </w:divBdr>
            </w:div>
            <w:div w:id="1518422068">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3.jpeg"/><Relationship Id="rId21" Type="http://schemas.openxmlformats.org/officeDocument/2006/relationships/image" Target="media/image12.jpeg"/><Relationship Id="rId34" Type="http://schemas.openxmlformats.org/officeDocument/2006/relationships/hyperlink" Target="http://ivaipora.org/cidade/simbolos-do-municipio/"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ivaipora.org/wp-content/uploads/2011/01/Lei-Org%C3%A2nica.pdf" TargetMode="Externa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ivaipora.org/departamentos/administracao/" TargetMode="External"/><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ivaipora.org/" TargetMode="External"/><Relationship Id="rId19" Type="http://schemas.openxmlformats.org/officeDocument/2006/relationships/image" Target="media/image10.jpeg"/><Relationship Id="rId31" Type="http://schemas.openxmlformats.org/officeDocument/2006/relationships/hyperlink" Target="http://ivaipora.org/departamentos/acao-social/" TargetMode="Externa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ivaipora.org/portal-da-transparencia/leis-2/leis-2011/" TargetMode="External"/><Relationship Id="rId35" Type="http://schemas.openxmlformats.org/officeDocument/2006/relationships/hyperlink" Target="http://ivaipora.org/cidade/mapa-da-cidade/" TargetMode="External"/><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35.jpe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ivaipora.org/cidade/historia-do-municipio/" TargetMode="External"/><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s>
</file>

<file path=word/_rels/footnotes.xml.rels><?xml version="1.0" encoding="UTF-8" standalone="yes"?>
<Relationships xmlns="http://schemas.openxmlformats.org/package/2006/relationships"><Relationship Id="rId1" Type="http://schemas.openxmlformats.org/officeDocument/2006/relationships/hyperlink" Target="http://lib.ugent.be/fulltxt/handle/1854/5612/"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B71A-A271-4658-AC68-1CB785CE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69</Pages>
  <Words>14012</Words>
  <Characters>75667</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Servtech</Company>
  <LinksUpToDate>false</LinksUpToDate>
  <CharactersWithSpaces>89501</CharactersWithSpaces>
  <SharedDoc>false</SharedDoc>
  <HLinks>
    <vt:vector size="312" baseType="variant">
      <vt:variant>
        <vt:i4>2228344</vt:i4>
      </vt:variant>
      <vt:variant>
        <vt:i4>411</vt:i4>
      </vt:variant>
      <vt:variant>
        <vt:i4>0</vt:i4>
      </vt:variant>
      <vt:variant>
        <vt:i4>5</vt:i4>
      </vt:variant>
      <vt:variant>
        <vt:lpwstr>http://ivaipora.org/cidade/mapa-da-cidade/</vt:lpwstr>
      </vt:variant>
      <vt:variant>
        <vt:lpwstr/>
      </vt:variant>
      <vt:variant>
        <vt:i4>1835037</vt:i4>
      </vt:variant>
      <vt:variant>
        <vt:i4>408</vt:i4>
      </vt:variant>
      <vt:variant>
        <vt:i4>0</vt:i4>
      </vt:variant>
      <vt:variant>
        <vt:i4>5</vt:i4>
      </vt:variant>
      <vt:variant>
        <vt:lpwstr>http://ivaipora.org/cidade/simbolos-do-municipio/</vt:lpwstr>
      </vt:variant>
      <vt:variant>
        <vt:lpwstr/>
      </vt:variant>
      <vt:variant>
        <vt:i4>2031623</vt:i4>
      </vt:variant>
      <vt:variant>
        <vt:i4>405</vt:i4>
      </vt:variant>
      <vt:variant>
        <vt:i4>0</vt:i4>
      </vt:variant>
      <vt:variant>
        <vt:i4>5</vt:i4>
      </vt:variant>
      <vt:variant>
        <vt:lpwstr>http://ivaipora.org/cidade/historia-do-municipio/</vt:lpwstr>
      </vt:variant>
      <vt:variant>
        <vt:lpwstr/>
      </vt:variant>
      <vt:variant>
        <vt:i4>6160410</vt:i4>
      </vt:variant>
      <vt:variant>
        <vt:i4>402</vt:i4>
      </vt:variant>
      <vt:variant>
        <vt:i4>0</vt:i4>
      </vt:variant>
      <vt:variant>
        <vt:i4>5</vt:i4>
      </vt:variant>
      <vt:variant>
        <vt:lpwstr>http://ivaipora.org/departamentos/administracao/</vt:lpwstr>
      </vt:variant>
      <vt:variant>
        <vt:lpwstr/>
      </vt:variant>
      <vt:variant>
        <vt:i4>3342386</vt:i4>
      </vt:variant>
      <vt:variant>
        <vt:i4>399</vt:i4>
      </vt:variant>
      <vt:variant>
        <vt:i4>0</vt:i4>
      </vt:variant>
      <vt:variant>
        <vt:i4>5</vt:i4>
      </vt:variant>
      <vt:variant>
        <vt:lpwstr>http://ivaipora.org/departamentos/acao-social/</vt:lpwstr>
      </vt:variant>
      <vt:variant>
        <vt:lpwstr/>
      </vt:variant>
      <vt:variant>
        <vt:i4>5701709</vt:i4>
      </vt:variant>
      <vt:variant>
        <vt:i4>396</vt:i4>
      </vt:variant>
      <vt:variant>
        <vt:i4>0</vt:i4>
      </vt:variant>
      <vt:variant>
        <vt:i4>5</vt:i4>
      </vt:variant>
      <vt:variant>
        <vt:lpwstr>http://ivaipora.org/portal-da-transparencia/leis-2/leis-2011/</vt:lpwstr>
      </vt:variant>
      <vt:variant>
        <vt:lpwstr/>
      </vt:variant>
      <vt:variant>
        <vt:i4>5177424</vt:i4>
      </vt:variant>
      <vt:variant>
        <vt:i4>393</vt:i4>
      </vt:variant>
      <vt:variant>
        <vt:i4>0</vt:i4>
      </vt:variant>
      <vt:variant>
        <vt:i4>5</vt:i4>
      </vt:variant>
      <vt:variant>
        <vt:lpwstr>http://ivaipora.org/wp-content/uploads/2011/01/Lei-Org%C3%A2nica.pdf</vt:lpwstr>
      </vt:variant>
      <vt:variant>
        <vt:lpwstr/>
      </vt:variant>
      <vt:variant>
        <vt:i4>5373968</vt:i4>
      </vt:variant>
      <vt:variant>
        <vt:i4>339</vt:i4>
      </vt:variant>
      <vt:variant>
        <vt:i4>0</vt:i4>
      </vt:variant>
      <vt:variant>
        <vt:i4>5</vt:i4>
      </vt:variant>
      <vt:variant>
        <vt:lpwstr>http://ivaipora.org/</vt:lpwstr>
      </vt:variant>
      <vt:variant>
        <vt:lpwstr/>
      </vt:variant>
      <vt:variant>
        <vt:i4>1114166</vt:i4>
      </vt:variant>
      <vt:variant>
        <vt:i4>254</vt:i4>
      </vt:variant>
      <vt:variant>
        <vt:i4>0</vt:i4>
      </vt:variant>
      <vt:variant>
        <vt:i4>5</vt:i4>
      </vt:variant>
      <vt:variant>
        <vt:lpwstr/>
      </vt:variant>
      <vt:variant>
        <vt:lpwstr>_Toc371424612</vt:lpwstr>
      </vt:variant>
      <vt:variant>
        <vt:i4>1114166</vt:i4>
      </vt:variant>
      <vt:variant>
        <vt:i4>248</vt:i4>
      </vt:variant>
      <vt:variant>
        <vt:i4>0</vt:i4>
      </vt:variant>
      <vt:variant>
        <vt:i4>5</vt:i4>
      </vt:variant>
      <vt:variant>
        <vt:lpwstr/>
      </vt:variant>
      <vt:variant>
        <vt:lpwstr>_Toc371424611</vt:lpwstr>
      </vt:variant>
      <vt:variant>
        <vt:i4>1114166</vt:i4>
      </vt:variant>
      <vt:variant>
        <vt:i4>242</vt:i4>
      </vt:variant>
      <vt:variant>
        <vt:i4>0</vt:i4>
      </vt:variant>
      <vt:variant>
        <vt:i4>5</vt:i4>
      </vt:variant>
      <vt:variant>
        <vt:lpwstr/>
      </vt:variant>
      <vt:variant>
        <vt:lpwstr>_Toc371424610</vt:lpwstr>
      </vt:variant>
      <vt:variant>
        <vt:i4>1048630</vt:i4>
      </vt:variant>
      <vt:variant>
        <vt:i4>236</vt:i4>
      </vt:variant>
      <vt:variant>
        <vt:i4>0</vt:i4>
      </vt:variant>
      <vt:variant>
        <vt:i4>5</vt:i4>
      </vt:variant>
      <vt:variant>
        <vt:lpwstr/>
      </vt:variant>
      <vt:variant>
        <vt:lpwstr>_Toc371424609</vt:lpwstr>
      </vt:variant>
      <vt:variant>
        <vt:i4>1048630</vt:i4>
      </vt:variant>
      <vt:variant>
        <vt:i4>230</vt:i4>
      </vt:variant>
      <vt:variant>
        <vt:i4>0</vt:i4>
      </vt:variant>
      <vt:variant>
        <vt:i4>5</vt:i4>
      </vt:variant>
      <vt:variant>
        <vt:lpwstr/>
      </vt:variant>
      <vt:variant>
        <vt:lpwstr>_Toc371424608</vt:lpwstr>
      </vt:variant>
      <vt:variant>
        <vt:i4>1048630</vt:i4>
      </vt:variant>
      <vt:variant>
        <vt:i4>224</vt:i4>
      </vt:variant>
      <vt:variant>
        <vt:i4>0</vt:i4>
      </vt:variant>
      <vt:variant>
        <vt:i4>5</vt:i4>
      </vt:variant>
      <vt:variant>
        <vt:lpwstr/>
      </vt:variant>
      <vt:variant>
        <vt:lpwstr>_Toc371424607</vt:lpwstr>
      </vt:variant>
      <vt:variant>
        <vt:i4>1048630</vt:i4>
      </vt:variant>
      <vt:variant>
        <vt:i4>218</vt:i4>
      </vt:variant>
      <vt:variant>
        <vt:i4>0</vt:i4>
      </vt:variant>
      <vt:variant>
        <vt:i4>5</vt:i4>
      </vt:variant>
      <vt:variant>
        <vt:lpwstr/>
      </vt:variant>
      <vt:variant>
        <vt:lpwstr>_Toc371424606</vt:lpwstr>
      </vt:variant>
      <vt:variant>
        <vt:i4>1048630</vt:i4>
      </vt:variant>
      <vt:variant>
        <vt:i4>212</vt:i4>
      </vt:variant>
      <vt:variant>
        <vt:i4>0</vt:i4>
      </vt:variant>
      <vt:variant>
        <vt:i4>5</vt:i4>
      </vt:variant>
      <vt:variant>
        <vt:lpwstr/>
      </vt:variant>
      <vt:variant>
        <vt:lpwstr>_Toc371424605</vt:lpwstr>
      </vt:variant>
      <vt:variant>
        <vt:i4>1048630</vt:i4>
      </vt:variant>
      <vt:variant>
        <vt:i4>206</vt:i4>
      </vt:variant>
      <vt:variant>
        <vt:i4>0</vt:i4>
      </vt:variant>
      <vt:variant>
        <vt:i4>5</vt:i4>
      </vt:variant>
      <vt:variant>
        <vt:lpwstr/>
      </vt:variant>
      <vt:variant>
        <vt:lpwstr>_Toc371424604</vt:lpwstr>
      </vt:variant>
      <vt:variant>
        <vt:i4>1048630</vt:i4>
      </vt:variant>
      <vt:variant>
        <vt:i4>200</vt:i4>
      </vt:variant>
      <vt:variant>
        <vt:i4>0</vt:i4>
      </vt:variant>
      <vt:variant>
        <vt:i4>5</vt:i4>
      </vt:variant>
      <vt:variant>
        <vt:lpwstr/>
      </vt:variant>
      <vt:variant>
        <vt:lpwstr>_Toc371424603</vt:lpwstr>
      </vt:variant>
      <vt:variant>
        <vt:i4>1048630</vt:i4>
      </vt:variant>
      <vt:variant>
        <vt:i4>194</vt:i4>
      </vt:variant>
      <vt:variant>
        <vt:i4>0</vt:i4>
      </vt:variant>
      <vt:variant>
        <vt:i4>5</vt:i4>
      </vt:variant>
      <vt:variant>
        <vt:lpwstr/>
      </vt:variant>
      <vt:variant>
        <vt:lpwstr>_Toc371424602</vt:lpwstr>
      </vt:variant>
      <vt:variant>
        <vt:i4>1048630</vt:i4>
      </vt:variant>
      <vt:variant>
        <vt:i4>188</vt:i4>
      </vt:variant>
      <vt:variant>
        <vt:i4>0</vt:i4>
      </vt:variant>
      <vt:variant>
        <vt:i4>5</vt:i4>
      </vt:variant>
      <vt:variant>
        <vt:lpwstr/>
      </vt:variant>
      <vt:variant>
        <vt:lpwstr>_Toc371424601</vt:lpwstr>
      </vt:variant>
      <vt:variant>
        <vt:i4>1048630</vt:i4>
      </vt:variant>
      <vt:variant>
        <vt:i4>182</vt:i4>
      </vt:variant>
      <vt:variant>
        <vt:i4>0</vt:i4>
      </vt:variant>
      <vt:variant>
        <vt:i4>5</vt:i4>
      </vt:variant>
      <vt:variant>
        <vt:lpwstr/>
      </vt:variant>
      <vt:variant>
        <vt:lpwstr>_Toc371424600</vt:lpwstr>
      </vt:variant>
      <vt:variant>
        <vt:i4>1638453</vt:i4>
      </vt:variant>
      <vt:variant>
        <vt:i4>176</vt:i4>
      </vt:variant>
      <vt:variant>
        <vt:i4>0</vt:i4>
      </vt:variant>
      <vt:variant>
        <vt:i4>5</vt:i4>
      </vt:variant>
      <vt:variant>
        <vt:lpwstr/>
      </vt:variant>
      <vt:variant>
        <vt:lpwstr>_Toc371424599</vt:lpwstr>
      </vt:variant>
      <vt:variant>
        <vt:i4>1638453</vt:i4>
      </vt:variant>
      <vt:variant>
        <vt:i4>170</vt:i4>
      </vt:variant>
      <vt:variant>
        <vt:i4>0</vt:i4>
      </vt:variant>
      <vt:variant>
        <vt:i4>5</vt:i4>
      </vt:variant>
      <vt:variant>
        <vt:lpwstr/>
      </vt:variant>
      <vt:variant>
        <vt:lpwstr>_Toc371424598</vt:lpwstr>
      </vt:variant>
      <vt:variant>
        <vt:i4>1638453</vt:i4>
      </vt:variant>
      <vt:variant>
        <vt:i4>164</vt:i4>
      </vt:variant>
      <vt:variant>
        <vt:i4>0</vt:i4>
      </vt:variant>
      <vt:variant>
        <vt:i4>5</vt:i4>
      </vt:variant>
      <vt:variant>
        <vt:lpwstr/>
      </vt:variant>
      <vt:variant>
        <vt:lpwstr>_Toc371424597</vt:lpwstr>
      </vt:variant>
      <vt:variant>
        <vt:i4>1638453</vt:i4>
      </vt:variant>
      <vt:variant>
        <vt:i4>158</vt:i4>
      </vt:variant>
      <vt:variant>
        <vt:i4>0</vt:i4>
      </vt:variant>
      <vt:variant>
        <vt:i4>5</vt:i4>
      </vt:variant>
      <vt:variant>
        <vt:lpwstr/>
      </vt:variant>
      <vt:variant>
        <vt:lpwstr>_Toc371424596</vt:lpwstr>
      </vt:variant>
      <vt:variant>
        <vt:i4>1638453</vt:i4>
      </vt:variant>
      <vt:variant>
        <vt:i4>152</vt:i4>
      </vt:variant>
      <vt:variant>
        <vt:i4>0</vt:i4>
      </vt:variant>
      <vt:variant>
        <vt:i4>5</vt:i4>
      </vt:variant>
      <vt:variant>
        <vt:lpwstr/>
      </vt:variant>
      <vt:variant>
        <vt:lpwstr>_Toc371424595</vt:lpwstr>
      </vt:variant>
      <vt:variant>
        <vt:i4>1638453</vt:i4>
      </vt:variant>
      <vt:variant>
        <vt:i4>146</vt:i4>
      </vt:variant>
      <vt:variant>
        <vt:i4>0</vt:i4>
      </vt:variant>
      <vt:variant>
        <vt:i4>5</vt:i4>
      </vt:variant>
      <vt:variant>
        <vt:lpwstr/>
      </vt:variant>
      <vt:variant>
        <vt:lpwstr>_Toc371424594</vt:lpwstr>
      </vt:variant>
      <vt:variant>
        <vt:i4>1638453</vt:i4>
      </vt:variant>
      <vt:variant>
        <vt:i4>140</vt:i4>
      </vt:variant>
      <vt:variant>
        <vt:i4>0</vt:i4>
      </vt:variant>
      <vt:variant>
        <vt:i4>5</vt:i4>
      </vt:variant>
      <vt:variant>
        <vt:lpwstr/>
      </vt:variant>
      <vt:variant>
        <vt:lpwstr>_Toc371424593</vt:lpwstr>
      </vt:variant>
      <vt:variant>
        <vt:i4>1638453</vt:i4>
      </vt:variant>
      <vt:variant>
        <vt:i4>134</vt:i4>
      </vt:variant>
      <vt:variant>
        <vt:i4>0</vt:i4>
      </vt:variant>
      <vt:variant>
        <vt:i4>5</vt:i4>
      </vt:variant>
      <vt:variant>
        <vt:lpwstr/>
      </vt:variant>
      <vt:variant>
        <vt:lpwstr>_Toc371424592</vt:lpwstr>
      </vt:variant>
      <vt:variant>
        <vt:i4>1638453</vt:i4>
      </vt:variant>
      <vt:variant>
        <vt:i4>128</vt:i4>
      </vt:variant>
      <vt:variant>
        <vt:i4>0</vt:i4>
      </vt:variant>
      <vt:variant>
        <vt:i4>5</vt:i4>
      </vt:variant>
      <vt:variant>
        <vt:lpwstr/>
      </vt:variant>
      <vt:variant>
        <vt:lpwstr>_Toc371424591</vt:lpwstr>
      </vt:variant>
      <vt:variant>
        <vt:i4>1638453</vt:i4>
      </vt:variant>
      <vt:variant>
        <vt:i4>122</vt:i4>
      </vt:variant>
      <vt:variant>
        <vt:i4>0</vt:i4>
      </vt:variant>
      <vt:variant>
        <vt:i4>5</vt:i4>
      </vt:variant>
      <vt:variant>
        <vt:lpwstr/>
      </vt:variant>
      <vt:variant>
        <vt:lpwstr>_Toc371424590</vt:lpwstr>
      </vt:variant>
      <vt:variant>
        <vt:i4>1572917</vt:i4>
      </vt:variant>
      <vt:variant>
        <vt:i4>116</vt:i4>
      </vt:variant>
      <vt:variant>
        <vt:i4>0</vt:i4>
      </vt:variant>
      <vt:variant>
        <vt:i4>5</vt:i4>
      </vt:variant>
      <vt:variant>
        <vt:lpwstr/>
      </vt:variant>
      <vt:variant>
        <vt:lpwstr>_Toc371424589</vt:lpwstr>
      </vt:variant>
      <vt:variant>
        <vt:i4>1572917</vt:i4>
      </vt:variant>
      <vt:variant>
        <vt:i4>110</vt:i4>
      </vt:variant>
      <vt:variant>
        <vt:i4>0</vt:i4>
      </vt:variant>
      <vt:variant>
        <vt:i4>5</vt:i4>
      </vt:variant>
      <vt:variant>
        <vt:lpwstr/>
      </vt:variant>
      <vt:variant>
        <vt:lpwstr>_Toc371424588</vt:lpwstr>
      </vt:variant>
      <vt:variant>
        <vt:i4>1572917</vt:i4>
      </vt:variant>
      <vt:variant>
        <vt:i4>104</vt:i4>
      </vt:variant>
      <vt:variant>
        <vt:i4>0</vt:i4>
      </vt:variant>
      <vt:variant>
        <vt:i4>5</vt:i4>
      </vt:variant>
      <vt:variant>
        <vt:lpwstr/>
      </vt:variant>
      <vt:variant>
        <vt:lpwstr>_Toc371424587</vt:lpwstr>
      </vt:variant>
      <vt:variant>
        <vt:i4>1572917</vt:i4>
      </vt:variant>
      <vt:variant>
        <vt:i4>98</vt:i4>
      </vt:variant>
      <vt:variant>
        <vt:i4>0</vt:i4>
      </vt:variant>
      <vt:variant>
        <vt:i4>5</vt:i4>
      </vt:variant>
      <vt:variant>
        <vt:lpwstr/>
      </vt:variant>
      <vt:variant>
        <vt:lpwstr>_Toc371424586</vt:lpwstr>
      </vt:variant>
      <vt:variant>
        <vt:i4>1572917</vt:i4>
      </vt:variant>
      <vt:variant>
        <vt:i4>92</vt:i4>
      </vt:variant>
      <vt:variant>
        <vt:i4>0</vt:i4>
      </vt:variant>
      <vt:variant>
        <vt:i4>5</vt:i4>
      </vt:variant>
      <vt:variant>
        <vt:lpwstr/>
      </vt:variant>
      <vt:variant>
        <vt:lpwstr>_Toc371424585</vt:lpwstr>
      </vt:variant>
      <vt:variant>
        <vt:i4>1572917</vt:i4>
      </vt:variant>
      <vt:variant>
        <vt:i4>86</vt:i4>
      </vt:variant>
      <vt:variant>
        <vt:i4>0</vt:i4>
      </vt:variant>
      <vt:variant>
        <vt:i4>5</vt:i4>
      </vt:variant>
      <vt:variant>
        <vt:lpwstr/>
      </vt:variant>
      <vt:variant>
        <vt:lpwstr>_Toc371424584</vt:lpwstr>
      </vt:variant>
      <vt:variant>
        <vt:i4>1572917</vt:i4>
      </vt:variant>
      <vt:variant>
        <vt:i4>80</vt:i4>
      </vt:variant>
      <vt:variant>
        <vt:i4>0</vt:i4>
      </vt:variant>
      <vt:variant>
        <vt:i4>5</vt:i4>
      </vt:variant>
      <vt:variant>
        <vt:lpwstr/>
      </vt:variant>
      <vt:variant>
        <vt:lpwstr>_Toc371424583</vt:lpwstr>
      </vt:variant>
      <vt:variant>
        <vt:i4>1572917</vt:i4>
      </vt:variant>
      <vt:variant>
        <vt:i4>74</vt:i4>
      </vt:variant>
      <vt:variant>
        <vt:i4>0</vt:i4>
      </vt:variant>
      <vt:variant>
        <vt:i4>5</vt:i4>
      </vt:variant>
      <vt:variant>
        <vt:lpwstr/>
      </vt:variant>
      <vt:variant>
        <vt:lpwstr>_Toc371424582</vt:lpwstr>
      </vt:variant>
      <vt:variant>
        <vt:i4>1572917</vt:i4>
      </vt:variant>
      <vt:variant>
        <vt:i4>68</vt:i4>
      </vt:variant>
      <vt:variant>
        <vt:i4>0</vt:i4>
      </vt:variant>
      <vt:variant>
        <vt:i4>5</vt:i4>
      </vt:variant>
      <vt:variant>
        <vt:lpwstr/>
      </vt:variant>
      <vt:variant>
        <vt:lpwstr>_Toc371424581</vt:lpwstr>
      </vt:variant>
      <vt:variant>
        <vt:i4>1572917</vt:i4>
      </vt:variant>
      <vt:variant>
        <vt:i4>62</vt:i4>
      </vt:variant>
      <vt:variant>
        <vt:i4>0</vt:i4>
      </vt:variant>
      <vt:variant>
        <vt:i4>5</vt:i4>
      </vt:variant>
      <vt:variant>
        <vt:lpwstr/>
      </vt:variant>
      <vt:variant>
        <vt:lpwstr>_Toc371424580</vt:lpwstr>
      </vt:variant>
      <vt:variant>
        <vt:i4>1507381</vt:i4>
      </vt:variant>
      <vt:variant>
        <vt:i4>56</vt:i4>
      </vt:variant>
      <vt:variant>
        <vt:i4>0</vt:i4>
      </vt:variant>
      <vt:variant>
        <vt:i4>5</vt:i4>
      </vt:variant>
      <vt:variant>
        <vt:lpwstr/>
      </vt:variant>
      <vt:variant>
        <vt:lpwstr>_Toc371424579</vt:lpwstr>
      </vt:variant>
      <vt:variant>
        <vt:i4>1507381</vt:i4>
      </vt:variant>
      <vt:variant>
        <vt:i4>50</vt:i4>
      </vt:variant>
      <vt:variant>
        <vt:i4>0</vt:i4>
      </vt:variant>
      <vt:variant>
        <vt:i4>5</vt:i4>
      </vt:variant>
      <vt:variant>
        <vt:lpwstr/>
      </vt:variant>
      <vt:variant>
        <vt:lpwstr>_Toc371424578</vt:lpwstr>
      </vt:variant>
      <vt:variant>
        <vt:i4>1507381</vt:i4>
      </vt:variant>
      <vt:variant>
        <vt:i4>44</vt:i4>
      </vt:variant>
      <vt:variant>
        <vt:i4>0</vt:i4>
      </vt:variant>
      <vt:variant>
        <vt:i4>5</vt:i4>
      </vt:variant>
      <vt:variant>
        <vt:lpwstr/>
      </vt:variant>
      <vt:variant>
        <vt:lpwstr>_Toc371424577</vt:lpwstr>
      </vt:variant>
      <vt:variant>
        <vt:i4>1507381</vt:i4>
      </vt:variant>
      <vt:variant>
        <vt:i4>38</vt:i4>
      </vt:variant>
      <vt:variant>
        <vt:i4>0</vt:i4>
      </vt:variant>
      <vt:variant>
        <vt:i4>5</vt:i4>
      </vt:variant>
      <vt:variant>
        <vt:lpwstr/>
      </vt:variant>
      <vt:variant>
        <vt:lpwstr>_Toc371424576</vt:lpwstr>
      </vt:variant>
      <vt:variant>
        <vt:i4>1507381</vt:i4>
      </vt:variant>
      <vt:variant>
        <vt:i4>32</vt:i4>
      </vt:variant>
      <vt:variant>
        <vt:i4>0</vt:i4>
      </vt:variant>
      <vt:variant>
        <vt:i4>5</vt:i4>
      </vt:variant>
      <vt:variant>
        <vt:lpwstr/>
      </vt:variant>
      <vt:variant>
        <vt:lpwstr>_Toc371424575</vt:lpwstr>
      </vt:variant>
      <vt:variant>
        <vt:i4>1507381</vt:i4>
      </vt:variant>
      <vt:variant>
        <vt:i4>26</vt:i4>
      </vt:variant>
      <vt:variant>
        <vt:i4>0</vt:i4>
      </vt:variant>
      <vt:variant>
        <vt:i4>5</vt:i4>
      </vt:variant>
      <vt:variant>
        <vt:lpwstr/>
      </vt:variant>
      <vt:variant>
        <vt:lpwstr>_Toc371424574</vt:lpwstr>
      </vt:variant>
      <vt:variant>
        <vt:i4>1507381</vt:i4>
      </vt:variant>
      <vt:variant>
        <vt:i4>20</vt:i4>
      </vt:variant>
      <vt:variant>
        <vt:i4>0</vt:i4>
      </vt:variant>
      <vt:variant>
        <vt:i4>5</vt:i4>
      </vt:variant>
      <vt:variant>
        <vt:lpwstr/>
      </vt:variant>
      <vt:variant>
        <vt:lpwstr>_Toc371424573</vt:lpwstr>
      </vt:variant>
      <vt:variant>
        <vt:i4>1507381</vt:i4>
      </vt:variant>
      <vt:variant>
        <vt:i4>14</vt:i4>
      </vt:variant>
      <vt:variant>
        <vt:i4>0</vt:i4>
      </vt:variant>
      <vt:variant>
        <vt:i4>5</vt:i4>
      </vt:variant>
      <vt:variant>
        <vt:lpwstr/>
      </vt:variant>
      <vt:variant>
        <vt:lpwstr>_Toc371424572</vt:lpwstr>
      </vt:variant>
      <vt:variant>
        <vt:i4>1507381</vt:i4>
      </vt:variant>
      <vt:variant>
        <vt:i4>8</vt:i4>
      </vt:variant>
      <vt:variant>
        <vt:i4>0</vt:i4>
      </vt:variant>
      <vt:variant>
        <vt:i4>5</vt:i4>
      </vt:variant>
      <vt:variant>
        <vt:lpwstr/>
      </vt:variant>
      <vt:variant>
        <vt:lpwstr>_Toc371424571</vt:lpwstr>
      </vt:variant>
      <vt:variant>
        <vt:i4>1507381</vt:i4>
      </vt:variant>
      <vt:variant>
        <vt:i4>2</vt:i4>
      </vt:variant>
      <vt:variant>
        <vt:i4>0</vt:i4>
      </vt:variant>
      <vt:variant>
        <vt:i4>5</vt:i4>
      </vt:variant>
      <vt:variant>
        <vt:lpwstr/>
      </vt:variant>
      <vt:variant>
        <vt:lpwstr>_Toc371424570</vt:lpwstr>
      </vt:variant>
      <vt:variant>
        <vt:i4>852043</vt:i4>
      </vt:variant>
      <vt:variant>
        <vt:i4>0</vt:i4>
      </vt:variant>
      <vt:variant>
        <vt:i4>0</vt:i4>
      </vt:variant>
      <vt:variant>
        <vt:i4>5</vt:i4>
      </vt:variant>
      <vt:variant>
        <vt:lpwstr>http://lib.ugent.be/fulltxt/handle/1854/5612/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Rosiene</dc:creator>
  <cp:keywords/>
  <dc:description/>
  <cp:lastModifiedBy>Rosiene</cp:lastModifiedBy>
  <cp:revision>10</cp:revision>
  <cp:lastPrinted>2013-11-05T22:33:00Z</cp:lastPrinted>
  <dcterms:created xsi:type="dcterms:W3CDTF">2013-11-05T22:29:00Z</dcterms:created>
  <dcterms:modified xsi:type="dcterms:W3CDTF">2013-11-06T11:01:00Z</dcterms:modified>
</cp:coreProperties>
</file>